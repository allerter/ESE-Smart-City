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49D3" w14:textId="77777777" w:rsidR="00683CB3" w:rsidRPr="008B6524" w:rsidRDefault="00683CB3" w:rsidP="00683CB3">
      <w:pPr>
        <w:pStyle w:val="papertitle"/>
        <w:spacing w:before="100" w:beforeAutospacing="1" w:after="100" w:afterAutospacing="1"/>
        <w:rPr>
          <w:kern w:val="48"/>
        </w:rPr>
      </w:pPr>
      <w:r>
        <w:rPr>
          <w:kern w:val="48"/>
        </w:rPr>
        <w:t>Embedded Software Engineering – Smart City</w:t>
      </w:r>
    </w:p>
    <w:p w14:paraId="4863F27A" w14:textId="77777777" w:rsidR="00683CB3" w:rsidRDefault="00683CB3" w:rsidP="00683CB3">
      <w:pPr>
        <w:pStyle w:val="Author"/>
        <w:spacing w:before="100" w:beforeAutospacing="1" w:after="100" w:afterAutospacing="1"/>
        <w:rPr>
          <w:sz w:val="16"/>
          <w:szCs w:val="16"/>
        </w:rPr>
      </w:pPr>
      <w:r>
        <w:rPr>
          <w:sz w:val="16"/>
          <w:szCs w:val="16"/>
        </w:rPr>
        <w:t>*</w:t>
      </w:r>
      <w:r w:rsidRPr="00CA4392">
        <w:rPr>
          <w:sz w:val="16"/>
          <w:szCs w:val="16"/>
        </w:rPr>
        <w:t>Note: Sub-titles are not captured in Xplore and should not be used</w:t>
      </w:r>
    </w:p>
    <w:p w14:paraId="72C929C3" w14:textId="77777777" w:rsidR="00683CB3" w:rsidRDefault="00683CB3" w:rsidP="00683CB3">
      <w:pPr>
        <w:pStyle w:val="Author"/>
        <w:spacing w:before="100" w:beforeAutospacing="1" w:after="100" w:afterAutospacing="1" w:line="120" w:lineRule="auto"/>
        <w:rPr>
          <w:sz w:val="16"/>
          <w:szCs w:val="16"/>
        </w:rPr>
        <w:sectPr w:rsidR="00683CB3" w:rsidSect="00AB217E">
          <w:footerReference w:type="default" r:id="rId7"/>
          <w:footerReference w:type="first" r:id="rId8"/>
          <w:pgSz w:w="11906" w:h="16838" w:code="9"/>
          <w:pgMar w:top="540" w:right="893" w:bottom="1440" w:left="893" w:header="720" w:footer="720" w:gutter="0"/>
          <w:cols w:space="720"/>
          <w:titlePg/>
          <w:docGrid w:linePitch="360"/>
        </w:sectPr>
      </w:pPr>
    </w:p>
    <w:p w14:paraId="3D5A0F75" w14:textId="77777777" w:rsidR="00683CB3" w:rsidRDefault="00683CB3" w:rsidP="00683CB3">
      <w:pPr>
        <w:pStyle w:val="Author"/>
        <w:spacing w:before="100" w:beforeAutospacing="1" w:after="100" w:afterAutospacing="1" w:line="120" w:lineRule="auto"/>
        <w:rPr>
          <w:sz w:val="16"/>
          <w:szCs w:val="16"/>
        </w:rPr>
      </w:pPr>
    </w:p>
    <w:p w14:paraId="430FCCE0" w14:textId="77777777" w:rsidR="00683CB3" w:rsidRPr="00CA4392" w:rsidRDefault="00683CB3" w:rsidP="00683CB3">
      <w:pPr>
        <w:pStyle w:val="Author"/>
        <w:spacing w:before="100" w:beforeAutospacing="1" w:after="100" w:afterAutospacing="1" w:line="120" w:lineRule="auto"/>
        <w:rPr>
          <w:sz w:val="16"/>
          <w:szCs w:val="16"/>
        </w:rPr>
        <w:sectPr w:rsidR="00683CB3" w:rsidRPr="00CA4392" w:rsidSect="00AB217E">
          <w:type w:val="continuous"/>
          <w:pgSz w:w="11906" w:h="16838" w:code="9"/>
          <w:pgMar w:top="540" w:right="893" w:bottom="1440" w:left="893" w:header="720" w:footer="720" w:gutter="0"/>
          <w:cols w:num="3" w:space="720"/>
          <w:titlePg/>
          <w:docGrid w:linePitch="360"/>
        </w:sectPr>
      </w:pPr>
    </w:p>
    <w:p w14:paraId="50339141" w14:textId="527B8233" w:rsidR="00683CB3" w:rsidRDefault="00683CB3" w:rsidP="00683CB3">
      <w:pPr>
        <w:pStyle w:val="Author"/>
        <w:spacing w:before="100" w:beforeAutospacing="1"/>
        <w:rPr>
          <w:sz w:val="18"/>
          <w:szCs w:val="18"/>
        </w:rPr>
      </w:pPr>
      <w:r>
        <w:rPr>
          <w:sz w:val="18"/>
          <w:szCs w:val="18"/>
        </w:rPr>
        <w:t>Rodriguez Gutierrez Luis Fernando</w:t>
      </w:r>
      <w:r w:rsidRPr="00F847A6">
        <w:rPr>
          <w:sz w:val="18"/>
          <w:szCs w:val="18"/>
        </w:rPr>
        <w:t xml:space="preserve"> </w:t>
      </w:r>
      <w:r w:rsidRPr="00F847A6">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Dortmund, Germany</w:t>
      </w:r>
      <w:r w:rsidRPr="00F847A6">
        <w:rPr>
          <w:sz w:val="18"/>
          <w:szCs w:val="18"/>
        </w:rPr>
        <w:br/>
      </w:r>
    </w:p>
    <w:p w14:paraId="65584952" w14:textId="6F305D6B" w:rsidR="00683CB3" w:rsidRPr="00F847A6" w:rsidRDefault="00683CB3" w:rsidP="00683CB3">
      <w:pPr>
        <w:pStyle w:val="Author"/>
        <w:spacing w:before="100" w:beforeAutospacing="1"/>
        <w:rPr>
          <w:sz w:val="18"/>
          <w:szCs w:val="18"/>
        </w:rPr>
      </w:pPr>
      <w:r>
        <w:rPr>
          <w:sz w:val="18"/>
          <w:szCs w:val="18"/>
        </w:rPr>
        <w:t>Mohammed Al Salihi</w:t>
      </w:r>
      <w:r>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 xml:space="preserve">Dortmund, Germany </w:t>
      </w:r>
      <w:r>
        <w:rPr>
          <w:sz w:val="18"/>
          <w:szCs w:val="18"/>
        </w:rPr>
        <w:br w:type="column"/>
      </w:r>
      <w:r w:rsidRPr="00F847A6">
        <w:rPr>
          <w:sz w:val="18"/>
          <w:szCs w:val="18"/>
        </w:rPr>
        <w:t xml:space="preserve"> </w:t>
      </w:r>
      <w:r>
        <w:rPr>
          <w:sz w:val="18"/>
          <w:szCs w:val="18"/>
        </w:rPr>
        <w:t>Leander Hackmann</w:t>
      </w:r>
      <w:r w:rsidRPr="00F847A6">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Dortmund, Germany</w:t>
      </w:r>
      <w:r w:rsidRPr="00F847A6">
        <w:rPr>
          <w:sz w:val="18"/>
          <w:szCs w:val="18"/>
        </w:rPr>
        <w:br/>
      </w:r>
    </w:p>
    <w:p w14:paraId="0701BF69" w14:textId="10E9AC99" w:rsidR="00683CB3" w:rsidRPr="00F847A6" w:rsidRDefault="00683CB3" w:rsidP="00683CB3">
      <w:pPr>
        <w:pStyle w:val="Author"/>
        <w:spacing w:before="100" w:beforeAutospacing="1"/>
        <w:rPr>
          <w:sz w:val="18"/>
          <w:szCs w:val="18"/>
        </w:rPr>
      </w:pPr>
      <w:r w:rsidRPr="00F847A6">
        <w:rPr>
          <w:sz w:val="18"/>
          <w:szCs w:val="18"/>
        </w:rPr>
        <w:br/>
      </w:r>
      <w:r>
        <w:rPr>
          <w:sz w:val="18"/>
          <w:szCs w:val="18"/>
        </w:rPr>
        <w:br w:type="column"/>
      </w:r>
      <w:r w:rsidRPr="00F847A6">
        <w:rPr>
          <w:sz w:val="18"/>
          <w:szCs w:val="18"/>
        </w:rPr>
        <w:t xml:space="preserve"> </w:t>
      </w:r>
      <w:r>
        <w:rPr>
          <w:sz w:val="18"/>
          <w:szCs w:val="18"/>
        </w:rPr>
        <w:t>Hazhir Amiri</w:t>
      </w:r>
      <w:r w:rsidRPr="00F847A6">
        <w:rPr>
          <w:sz w:val="18"/>
          <w:szCs w:val="18"/>
        </w:rPr>
        <w:br/>
      </w:r>
      <w:r w:rsidR="009C4685">
        <w:rPr>
          <w:sz w:val="18"/>
          <w:szCs w:val="18"/>
        </w:rPr>
        <w:t>Master</w:t>
      </w:r>
      <w:r>
        <w:rPr>
          <w:sz w:val="18"/>
          <w:szCs w:val="18"/>
        </w:rPr>
        <w:t xml:space="preserve"> Embedded Systems Engineering</w:t>
      </w:r>
      <w:r w:rsidRPr="00F847A6">
        <w:rPr>
          <w:sz w:val="18"/>
          <w:szCs w:val="18"/>
        </w:rPr>
        <w:br/>
      </w:r>
      <w:r>
        <w:rPr>
          <w:sz w:val="18"/>
          <w:szCs w:val="18"/>
        </w:rPr>
        <w:t>FH Dortmund</w:t>
      </w:r>
      <w:r w:rsidRPr="00F847A6">
        <w:rPr>
          <w:i/>
          <w:sz w:val="18"/>
          <w:szCs w:val="18"/>
        </w:rPr>
        <w:br/>
      </w:r>
      <w:r>
        <w:rPr>
          <w:sz w:val="18"/>
          <w:szCs w:val="18"/>
        </w:rPr>
        <w:t>Dortmund, Germany</w:t>
      </w:r>
      <w:r w:rsidRPr="00F847A6">
        <w:rPr>
          <w:sz w:val="18"/>
          <w:szCs w:val="18"/>
        </w:rPr>
        <w:br/>
      </w:r>
    </w:p>
    <w:p w14:paraId="6918D2D8" w14:textId="77777777" w:rsidR="00683CB3" w:rsidRDefault="00683CB3" w:rsidP="00683CB3">
      <w:pPr>
        <w:pStyle w:val="Author"/>
        <w:spacing w:before="100" w:beforeAutospacing="1"/>
      </w:pPr>
      <w:r w:rsidRPr="00F847A6">
        <w:rPr>
          <w:sz w:val="18"/>
          <w:szCs w:val="18"/>
        </w:rPr>
        <w:br/>
      </w:r>
    </w:p>
    <w:p w14:paraId="785D8F0B" w14:textId="77777777" w:rsidR="00683CB3" w:rsidRDefault="00683CB3" w:rsidP="00683CB3">
      <w:pPr>
        <w:sectPr w:rsidR="00683CB3" w:rsidSect="00AB217E">
          <w:type w:val="continuous"/>
          <w:pgSz w:w="11906" w:h="16838" w:code="9"/>
          <w:pgMar w:top="450" w:right="893" w:bottom="1440" w:left="893" w:header="720" w:footer="720" w:gutter="0"/>
          <w:cols w:num="3" w:space="720"/>
          <w:docGrid w:linePitch="360"/>
        </w:sectPr>
      </w:pPr>
    </w:p>
    <w:p w14:paraId="38458C63" w14:textId="77777777" w:rsidR="00683CB3" w:rsidRPr="005B520E" w:rsidRDefault="00683CB3" w:rsidP="00683CB3">
      <w:pPr>
        <w:sectPr w:rsidR="00683CB3" w:rsidRPr="005B520E" w:rsidSect="00AB217E">
          <w:type w:val="continuous"/>
          <w:pgSz w:w="11906" w:h="16838" w:code="9"/>
          <w:pgMar w:top="450" w:right="893" w:bottom="1440" w:left="893" w:header="720" w:footer="720" w:gutter="0"/>
          <w:cols w:num="3" w:space="720"/>
          <w:docGrid w:linePitch="360"/>
        </w:sectPr>
      </w:pPr>
      <w:r>
        <w:br w:type="column"/>
      </w:r>
    </w:p>
    <w:p w14:paraId="2A5416ED" w14:textId="77777777" w:rsidR="00683CB3" w:rsidRDefault="00683CB3" w:rsidP="00683CB3">
      <w:pPr>
        <w:pStyle w:val="Abstract"/>
        <w:ind w:firstLine="0"/>
        <w:rPr>
          <w:i/>
          <w:iCs/>
        </w:rPr>
        <w:sectPr w:rsidR="00683CB3" w:rsidSect="00AB217E">
          <w:pgSz w:w="11906" w:h="16838"/>
          <w:pgMar w:top="1440" w:right="1440" w:bottom="1440" w:left="1440" w:header="708" w:footer="708" w:gutter="0"/>
          <w:cols w:num="2" w:space="708"/>
          <w:docGrid w:linePitch="360"/>
        </w:sectPr>
      </w:pPr>
    </w:p>
    <w:p w14:paraId="5F278150" w14:textId="77777777" w:rsidR="00683CB3" w:rsidRDefault="00683CB3" w:rsidP="00683CB3">
      <w:pPr>
        <w:pStyle w:val="Abstract"/>
        <w:ind w:firstLine="274"/>
        <w:rPr>
          <w:i/>
          <w:iCs/>
        </w:rPr>
      </w:pPr>
      <w:r>
        <w:rPr>
          <w:i/>
          <w:iCs/>
        </w:rPr>
        <w:t>Abstract</w:t>
      </w:r>
      <w:r>
        <w:t>—This paper introduces a smart city initiative using cameras to provide certain signals to a controller; to swiftly recognize and prioritize emergency vehicles. The system adjusts the traffic intersection waiting time for a rapid passage of vehicles and dynamically adjusting the time upon certain constraints. In this paper we will only cover the theoretical applications and advantages of implementing this system in a city ecosystem.</w:t>
      </w:r>
    </w:p>
    <w:p w14:paraId="0998C19E" w14:textId="77777777" w:rsidR="00683CB3" w:rsidRPr="004D72B5" w:rsidRDefault="00683CB3" w:rsidP="00683CB3">
      <w:pPr>
        <w:pStyle w:val="Keywords"/>
      </w:pPr>
      <w:r w:rsidRPr="004D72B5">
        <w:t>Keywords—component</w:t>
      </w:r>
      <w:r>
        <w:t>,</w:t>
      </w:r>
      <w:r w:rsidRPr="004D72B5">
        <w:t xml:space="preserve"> formatting</w:t>
      </w:r>
      <w:r>
        <w:t>,</w:t>
      </w:r>
      <w:r w:rsidRPr="004D72B5">
        <w:t xml:space="preserve"> style</w:t>
      </w:r>
      <w:r>
        <w:t>,</w:t>
      </w:r>
      <w:r w:rsidRPr="004D72B5">
        <w:t xml:space="preserve"> styling</w:t>
      </w:r>
      <w:r>
        <w:t>,</w:t>
      </w:r>
      <w:r w:rsidRPr="004D72B5">
        <w:t xml:space="preserve"> insert (</w:t>
      </w:r>
      <w:r w:rsidRPr="005B0344">
        <w:rPr>
          <w:b w:val="0"/>
        </w:rPr>
        <w:t>key words</w:t>
      </w:r>
      <w:r w:rsidRPr="004D72B5">
        <w:t>)</w:t>
      </w:r>
    </w:p>
    <w:p w14:paraId="44487EEC" w14:textId="273260D0" w:rsidR="00683CB3" w:rsidRPr="00D632BE" w:rsidRDefault="00683CB3" w:rsidP="00683CB3">
      <w:pPr>
        <w:pStyle w:val="Heading1"/>
      </w:pPr>
      <w:r w:rsidRPr="00D632BE">
        <w:t xml:space="preserve">Introduction </w:t>
      </w:r>
    </w:p>
    <w:p w14:paraId="2C3A0A3D" w14:textId="77777777" w:rsidR="00683CB3" w:rsidRDefault="00683CB3" w:rsidP="00683CB3">
      <w:pPr>
        <w:pStyle w:val="BodyText"/>
        <w:rPr>
          <w:lang w:val="en-US"/>
        </w:rPr>
      </w:pPr>
      <w:r>
        <w:rPr>
          <w:lang w:val="en-US"/>
        </w:rPr>
        <w:t xml:space="preserve">Normally we understand a “Smart City” as something that’s far from us, as if it is something to be implemented in the future. However, the concept of smart city is already being implemented. Cameras already play a crucial role in today’s life, just that they are normally used for security measures. </w:t>
      </w:r>
    </w:p>
    <w:p w14:paraId="0E9AA3B2" w14:textId="2EC858ED" w:rsidR="00683CB3" w:rsidRDefault="005D0A8B" w:rsidP="005D0A8B">
      <w:pPr>
        <w:pStyle w:val="BodyText"/>
        <w:ind w:firstLine="0"/>
        <w:rPr>
          <w:lang w:val="en-US"/>
        </w:rPr>
      </w:pPr>
      <w:r>
        <w:rPr>
          <w:lang w:val="en-US"/>
        </w:rPr>
        <w:tab/>
      </w:r>
      <w:r w:rsidR="00683CB3">
        <w:rPr>
          <w:lang w:val="en-US"/>
        </w:rPr>
        <w:t xml:space="preserve">The key idea of this implementation of a smart city is deploying a new traffic light that is going to be able to have a camera. The cameras in this implementation are going to play a crucial role; firstly, in recognizing emergency vehicles, this can be ambulances, law enforcement or fire trucks. The other purpose of these cameras will also be to optimize the traffic depending on the number of vehicles at the intersection. </w:t>
      </w:r>
    </w:p>
    <w:p w14:paraId="37B6C529" w14:textId="570857BC" w:rsidR="00683CB3" w:rsidRDefault="005D0A8B" w:rsidP="005D0A8B">
      <w:pPr>
        <w:pStyle w:val="BodyText"/>
        <w:ind w:firstLine="0"/>
        <w:rPr>
          <w:lang w:val="en-US"/>
        </w:rPr>
      </w:pPr>
      <w:r>
        <w:rPr>
          <w:lang w:val="en-US"/>
        </w:rPr>
        <w:tab/>
      </w:r>
      <w:r w:rsidR="00683CB3">
        <w:rPr>
          <w:lang w:val="en-US"/>
        </w:rPr>
        <w:t>What makes this initiative more impactful is the adaptability that could offer. The system could be able to interact with the city system as soon as it is connected, as once trained to recognize the scenarios and interact with them, it will become a “simple plug and play” system.</w:t>
      </w:r>
    </w:p>
    <w:p w14:paraId="079CC6A3" w14:textId="5B7D8C68" w:rsidR="00683CB3" w:rsidRPr="006761EA" w:rsidRDefault="00683CB3" w:rsidP="00683CB3">
      <w:pPr>
        <w:pStyle w:val="BodyText"/>
        <w:rPr>
          <w:lang w:val="en-US"/>
        </w:rPr>
      </w:pPr>
      <w:r>
        <w:rPr>
          <w:lang w:val="en-US"/>
        </w:rPr>
        <w:t>The system will also be able to interact with the city to optimize the power consumption as needed depending on the scenario or situation.</w:t>
      </w:r>
    </w:p>
    <w:p w14:paraId="12F3F9BE" w14:textId="5D869125" w:rsidR="00683CB3" w:rsidRDefault="00683CB3" w:rsidP="00683CB3">
      <w:pPr>
        <w:pStyle w:val="BodyText"/>
        <w:rPr>
          <w:lang w:val="en-US"/>
        </w:rPr>
      </w:pPr>
    </w:p>
    <w:p w14:paraId="695B79DE" w14:textId="77777777" w:rsidR="00826F8A" w:rsidRDefault="00826F8A" w:rsidP="00683CB3">
      <w:pPr>
        <w:pStyle w:val="BodyText"/>
        <w:rPr>
          <w:lang w:val="en-US"/>
        </w:rPr>
      </w:pPr>
    </w:p>
    <w:p w14:paraId="5F5567B9" w14:textId="77777777" w:rsidR="00826F8A" w:rsidRDefault="00826F8A" w:rsidP="00683CB3">
      <w:pPr>
        <w:pStyle w:val="BodyText"/>
        <w:rPr>
          <w:lang w:val="en-US"/>
        </w:rPr>
      </w:pPr>
    </w:p>
    <w:p w14:paraId="3F8B9A76" w14:textId="77777777" w:rsidR="00826F8A" w:rsidRDefault="00826F8A" w:rsidP="00683CB3">
      <w:pPr>
        <w:pStyle w:val="BodyText"/>
        <w:rPr>
          <w:lang w:val="en-US"/>
        </w:rPr>
      </w:pPr>
    </w:p>
    <w:p w14:paraId="58F6C0D7" w14:textId="77777777" w:rsidR="00826F8A" w:rsidRDefault="00826F8A" w:rsidP="00683CB3">
      <w:pPr>
        <w:pStyle w:val="BodyText"/>
        <w:rPr>
          <w:lang w:val="en-US"/>
        </w:rPr>
      </w:pPr>
    </w:p>
    <w:p w14:paraId="6FA74D30" w14:textId="77777777" w:rsidR="00826F8A" w:rsidRDefault="00826F8A" w:rsidP="00683CB3">
      <w:pPr>
        <w:pStyle w:val="BodyText"/>
        <w:rPr>
          <w:lang w:val="en-US"/>
        </w:rPr>
      </w:pPr>
    </w:p>
    <w:p w14:paraId="10CAB4C7" w14:textId="77777777" w:rsidR="00826F8A" w:rsidRDefault="00826F8A" w:rsidP="00683CB3">
      <w:pPr>
        <w:pStyle w:val="BodyText"/>
        <w:rPr>
          <w:lang w:val="en-US"/>
        </w:rPr>
      </w:pPr>
    </w:p>
    <w:p w14:paraId="6D5D13F9" w14:textId="77777777" w:rsidR="00826F8A" w:rsidRDefault="00826F8A" w:rsidP="00683CB3">
      <w:pPr>
        <w:pStyle w:val="BodyText"/>
        <w:rPr>
          <w:lang w:val="en-US"/>
        </w:rPr>
      </w:pPr>
    </w:p>
    <w:p w14:paraId="32351083" w14:textId="77777777" w:rsidR="00826F8A" w:rsidRDefault="00826F8A" w:rsidP="00683CB3">
      <w:pPr>
        <w:pStyle w:val="BodyText"/>
        <w:rPr>
          <w:lang w:val="en-US"/>
        </w:rPr>
      </w:pPr>
    </w:p>
    <w:p w14:paraId="4CE297F5" w14:textId="77777777" w:rsidR="00826F8A" w:rsidRDefault="00826F8A" w:rsidP="00683CB3">
      <w:pPr>
        <w:pStyle w:val="BodyText"/>
        <w:rPr>
          <w:lang w:val="en-US"/>
        </w:rPr>
      </w:pPr>
    </w:p>
    <w:p w14:paraId="27CCB0D3" w14:textId="77777777" w:rsidR="00826F8A" w:rsidRDefault="00826F8A" w:rsidP="00683CB3">
      <w:pPr>
        <w:pStyle w:val="BodyText"/>
        <w:rPr>
          <w:lang w:val="en-US"/>
        </w:rPr>
      </w:pPr>
    </w:p>
    <w:p w14:paraId="3E34042F" w14:textId="77777777" w:rsidR="00826F8A" w:rsidRDefault="00826F8A" w:rsidP="00683CB3">
      <w:pPr>
        <w:pStyle w:val="BodyText"/>
        <w:rPr>
          <w:lang w:val="en-US"/>
        </w:rPr>
      </w:pPr>
    </w:p>
    <w:p w14:paraId="1E0FE610" w14:textId="77777777" w:rsidR="00826F8A" w:rsidRPr="006761EA" w:rsidRDefault="00826F8A" w:rsidP="00683CB3">
      <w:pPr>
        <w:pStyle w:val="BodyText"/>
        <w:rPr>
          <w:lang w:val="en-US"/>
        </w:rPr>
      </w:pPr>
    </w:p>
    <w:p w14:paraId="14A94EF4" w14:textId="74F7324D" w:rsidR="00652AA6" w:rsidRDefault="00652AA6" w:rsidP="00E965F2">
      <w:pPr>
        <w:pStyle w:val="Heading1"/>
      </w:pPr>
      <w:r>
        <w:t>Analysis &amp; Design</w:t>
      </w:r>
    </w:p>
    <w:p w14:paraId="720F2C8E" w14:textId="77777777" w:rsidR="00C0183E" w:rsidRPr="00C0183E" w:rsidRDefault="00C0183E" w:rsidP="00C0183E"/>
    <w:p w14:paraId="3D958EFF" w14:textId="7333BCF6" w:rsidR="00E965F2" w:rsidRPr="00E965F2" w:rsidRDefault="00E965F2" w:rsidP="00E965F2">
      <w:pPr>
        <w:pStyle w:val="ListParagraph"/>
        <w:numPr>
          <w:ilvl w:val="0"/>
          <w:numId w:val="5"/>
        </w:numPr>
        <w:jc w:val="left"/>
      </w:pPr>
      <w:r>
        <w:t>Intersection</w:t>
      </w:r>
    </w:p>
    <w:p w14:paraId="7DCB61CA" w14:textId="74FC788A" w:rsidR="000E046C" w:rsidRDefault="000E046C" w:rsidP="000E046C">
      <w:pPr>
        <w:keepNext/>
      </w:pPr>
      <w:r w:rsidRPr="000E046C">
        <w:rPr>
          <w:noProof/>
        </w:rPr>
        <w:drawing>
          <wp:inline distT="0" distB="0" distL="0" distR="0" wp14:anchorId="4E5C5B8F" wp14:editId="466A0B90">
            <wp:extent cx="2640965" cy="1711960"/>
            <wp:effectExtent l="0" t="0" r="6985" b="2540"/>
            <wp:docPr id="1865484901" name="Picture 18654849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84901" name="Picture 1" descr="A screenshot of a computer&#10;&#10;Description automatically generated"/>
                    <pic:cNvPicPr/>
                  </pic:nvPicPr>
                  <pic:blipFill>
                    <a:blip r:embed="rId9"/>
                    <a:stretch>
                      <a:fillRect/>
                    </a:stretch>
                  </pic:blipFill>
                  <pic:spPr>
                    <a:xfrm>
                      <a:off x="0" y="0"/>
                      <a:ext cx="2640965" cy="1711960"/>
                    </a:xfrm>
                    <a:prstGeom prst="rect">
                      <a:avLst/>
                    </a:prstGeom>
                  </pic:spPr>
                </pic:pic>
              </a:graphicData>
            </a:graphic>
          </wp:inline>
        </w:drawing>
      </w:r>
    </w:p>
    <w:p w14:paraId="0A6D389E" w14:textId="423CFE29" w:rsidR="000E046C" w:rsidRDefault="000E046C" w:rsidP="000E046C">
      <w:pPr>
        <w:pStyle w:val="Caption"/>
      </w:pPr>
      <w:r>
        <w:t xml:space="preserve">Figure </w:t>
      </w:r>
      <w:r>
        <w:fldChar w:fldCharType="begin"/>
      </w:r>
      <w:r>
        <w:instrText>SEQ Figure \* ARABIC</w:instrText>
      </w:r>
      <w:r>
        <w:fldChar w:fldCharType="separate"/>
      </w:r>
      <w:r w:rsidR="00FA6BA4">
        <w:rPr>
          <w:noProof/>
        </w:rPr>
        <w:t>1</w:t>
      </w:r>
      <w:r>
        <w:fldChar w:fldCharType="end"/>
      </w:r>
      <w:r>
        <w:t>. Traffic Light Case Scenario</w:t>
      </w:r>
    </w:p>
    <w:p w14:paraId="166120EE" w14:textId="44B93A88" w:rsidR="000E046C" w:rsidRDefault="000E046C" w:rsidP="005D0A8B">
      <w:pPr>
        <w:ind w:firstLine="720"/>
        <w:jc w:val="both"/>
      </w:pPr>
      <w:r>
        <w:t xml:space="preserve">In the most basic case scenario that was implemented </w:t>
      </w:r>
      <w:r w:rsidR="005D0A8B">
        <w:t>for the smart city traffic intersection, it was considered an emergency vehicle needing to cross an active intersection, for this we mean that the vehicle does not have a green light when it arrives to the intersection. The system will recognize this vehicle through the camera to give priority, so it does not need to stop and wait.</w:t>
      </w:r>
    </w:p>
    <w:p w14:paraId="75112A35" w14:textId="47743E97" w:rsidR="005D0A8B" w:rsidRPr="000E046C" w:rsidRDefault="005D0A8B" w:rsidP="005D0A8B">
      <w:pPr>
        <w:ind w:firstLine="720"/>
        <w:jc w:val="both"/>
      </w:pPr>
      <w:r>
        <w:t>The system will provide a warning to the other direction so they know that a change of the traffic light will occur.</w:t>
      </w:r>
    </w:p>
    <w:p w14:paraId="34680135" w14:textId="77777777" w:rsidR="005D0A8B" w:rsidRDefault="005D0A8B" w:rsidP="005D0A8B">
      <w:pPr>
        <w:jc w:val="both"/>
      </w:pPr>
    </w:p>
    <w:p w14:paraId="524AA911" w14:textId="77777777" w:rsidR="00D01DBF" w:rsidRDefault="00D01DBF" w:rsidP="00652AA6">
      <w:pPr>
        <w:jc w:val="both"/>
      </w:pPr>
    </w:p>
    <w:p w14:paraId="5126D2E7" w14:textId="67593A14" w:rsidR="009E16F0" w:rsidRDefault="009E16F0" w:rsidP="00E965F2">
      <w:pPr>
        <w:pStyle w:val="ListParagraph"/>
        <w:numPr>
          <w:ilvl w:val="0"/>
          <w:numId w:val="5"/>
        </w:numPr>
        <w:jc w:val="both"/>
      </w:pPr>
      <w:r>
        <w:t xml:space="preserve">Traffic </w:t>
      </w:r>
      <w:r w:rsidR="003D42F0">
        <w:t>Light</w:t>
      </w:r>
    </w:p>
    <w:p w14:paraId="5636822E" w14:textId="78692E69" w:rsidR="00F864E0" w:rsidRDefault="003D42F0" w:rsidP="00D7588E">
      <w:pPr>
        <w:pStyle w:val="ListParagraph"/>
        <w:ind w:firstLine="360"/>
        <w:jc w:val="both"/>
      </w:pPr>
      <w:r>
        <w:t xml:space="preserve">A traffic light is a device at street </w:t>
      </w:r>
      <w:r w:rsidR="00E965F2">
        <w:t>intersections that</w:t>
      </w:r>
      <w:r>
        <w:t xml:space="preserve"> </w:t>
      </w:r>
      <w:r w:rsidR="00B34A73">
        <w:t>controls</w:t>
      </w:r>
      <w:r>
        <w:t xml:space="preserve"> the traffic flow using a color code (RED, YELLOW, GREEN).</w:t>
      </w:r>
      <w:r w:rsidR="00E92988">
        <w:t xml:space="preserve"> The colors of a traffic light change in a time manner, this usually is implemented using a scheduler. This needs to be coordinated to avoid collisions at the intersection.</w:t>
      </w:r>
    </w:p>
    <w:p w14:paraId="5A5FFCB9" w14:textId="77777777" w:rsidR="00AA0D9A" w:rsidRDefault="00AA0D9A" w:rsidP="00AA0D9A">
      <w:pPr>
        <w:pStyle w:val="ListParagraph"/>
        <w:jc w:val="both"/>
      </w:pPr>
    </w:p>
    <w:p w14:paraId="5C0D98A1" w14:textId="468D0424" w:rsidR="00E13B14" w:rsidRDefault="00E13B14" w:rsidP="00E13B14">
      <w:pPr>
        <w:pStyle w:val="ListParagraph"/>
        <w:numPr>
          <w:ilvl w:val="1"/>
          <w:numId w:val="2"/>
        </w:numPr>
        <w:jc w:val="both"/>
      </w:pPr>
      <w:r>
        <w:t>Analysis</w:t>
      </w:r>
    </w:p>
    <w:p w14:paraId="1F8B512B" w14:textId="77777777" w:rsidR="00F864E0" w:rsidRDefault="00F864E0" w:rsidP="00F864E0">
      <w:pPr>
        <w:pStyle w:val="ListParagraph"/>
        <w:ind w:firstLine="360"/>
        <w:jc w:val="both"/>
      </w:pPr>
      <w:r>
        <w:t>The traffic light will be the component that the actors will interact with, in this case mainly vehicles. The traffic light is to give the actors the proper instructions using a color code (RED, YELLOW &amp; GREEN) so the actors can act depending on the color code.</w:t>
      </w:r>
    </w:p>
    <w:p w14:paraId="350669F2" w14:textId="77777777" w:rsidR="00661991" w:rsidRDefault="00661991" w:rsidP="00661991">
      <w:pPr>
        <w:keepNext/>
        <w:jc w:val="both"/>
      </w:pPr>
      <w:r w:rsidRPr="00661991">
        <w:rPr>
          <w:noProof/>
        </w:rPr>
        <w:drawing>
          <wp:inline distT="0" distB="0" distL="0" distR="0" wp14:anchorId="02AC809B" wp14:editId="584E339D">
            <wp:extent cx="2640965" cy="1333500"/>
            <wp:effectExtent l="0" t="0" r="6985" b="0"/>
            <wp:docPr id="723857293" name="Picture 723857293" descr="A diagram of a company&#10;&#10;Description automatically generated">
              <a:extLst xmlns:a="http://schemas.openxmlformats.org/drawingml/2006/main">
                <a:ext uri="{FF2B5EF4-FFF2-40B4-BE49-F238E27FC236}">
                  <a16:creationId xmlns:a16="http://schemas.microsoft.com/office/drawing/2014/main" id="{1371372A-7ACD-F9AC-AED0-052716656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7293" name="Picture 4" descr="A diagram of a company&#10;&#10;Description automatically generated">
                      <a:extLst>
                        <a:ext uri="{FF2B5EF4-FFF2-40B4-BE49-F238E27FC236}">
                          <a16:creationId xmlns:a16="http://schemas.microsoft.com/office/drawing/2014/main" id="{1371372A-7ACD-F9AC-AED0-05271665678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3500"/>
                    </a:xfrm>
                    <a:prstGeom prst="rect">
                      <a:avLst/>
                    </a:prstGeom>
                  </pic:spPr>
                </pic:pic>
              </a:graphicData>
            </a:graphic>
          </wp:inline>
        </w:drawing>
      </w:r>
    </w:p>
    <w:p w14:paraId="16CC69BA" w14:textId="0BA53E9D" w:rsidR="00E13B14" w:rsidRDefault="00661991" w:rsidP="00DE5DDD">
      <w:pPr>
        <w:pStyle w:val="Caption"/>
        <w:jc w:val="both"/>
      </w:pPr>
      <w:r>
        <w:t xml:space="preserve">Figure </w:t>
      </w:r>
      <w:r>
        <w:fldChar w:fldCharType="begin"/>
      </w:r>
      <w:r>
        <w:instrText>SEQ Figure \* ARABIC</w:instrText>
      </w:r>
      <w:r>
        <w:fldChar w:fldCharType="separate"/>
      </w:r>
      <w:r w:rsidR="00FA6BA4">
        <w:rPr>
          <w:noProof/>
        </w:rPr>
        <w:t>2</w:t>
      </w:r>
      <w:r>
        <w:fldChar w:fldCharType="end"/>
      </w:r>
      <w:r>
        <w:t>, State machine diagram.</w:t>
      </w:r>
    </w:p>
    <w:p w14:paraId="24AA9C49" w14:textId="25304227" w:rsidR="00E13B14" w:rsidRDefault="00E13B14" w:rsidP="00E13B14">
      <w:pPr>
        <w:pStyle w:val="ListParagraph"/>
        <w:numPr>
          <w:ilvl w:val="1"/>
          <w:numId w:val="2"/>
        </w:numPr>
        <w:jc w:val="both"/>
      </w:pPr>
      <w:r>
        <w:lastRenderedPageBreak/>
        <w:t>Design</w:t>
      </w:r>
    </w:p>
    <w:p w14:paraId="3972D6A3" w14:textId="3D851886" w:rsidR="00E13B14" w:rsidRDefault="00E92988" w:rsidP="003C4A73">
      <w:pPr>
        <w:pStyle w:val="ListParagraph"/>
        <w:ind w:firstLine="360"/>
        <w:jc w:val="both"/>
      </w:pPr>
      <w:r>
        <w:t xml:space="preserve">The implemented traffic light </w:t>
      </w:r>
      <w:r w:rsidR="003C4A73">
        <w:t xml:space="preserve">was implemented as an end node, where it will receive </w:t>
      </w:r>
      <w:r w:rsidR="00F76C87">
        <w:t>which lamp to ignite depending on the information received by the traffic manager.</w:t>
      </w:r>
    </w:p>
    <w:p w14:paraId="08E07A12" w14:textId="55A6025A" w:rsidR="00DD2700" w:rsidRDefault="00F76C87" w:rsidP="00B86DEF">
      <w:pPr>
        <w:pStyle w:val="ListParagraph"/>
        <w:jc w:val="both"/>
      </w:pPr>
      <w:r>
        <w:t xml:space="preserve">In </w:t>
      </w:r>
      <w:r w:rsidR="00AB2A1A">
        <w:t>addition,</w:t>
      </w:r>
      <w:r>
        <w:t xml:space="preserve"> this module will have a </w:t>
      </w:r>
      <w:r w:rsidR="00945BBB">
        <w:t>camera</w:t>
      </w:r>
      <w:r>
        <w:t xml:space="preserve"> to monitor in case an emergency vehicle is approaching the intersection</w:t>
      </w:r>
      <w:r w:rsidR="00DD2700">
        <w:t>. In such case</w:t>
      </w:r>
      <w:r w:rsidR="00945BBB">
        <w:t>,</w:t>
      </w:r>
      <w:r w:rsidR="00DD2700">
        <w:t xml:space="preserve"> a signal will be sent to the traffic manager to prepare the intersection for this event.</w:t>
      </w:r>
    </w:p>
    <w:p w14:paraId="7E99E67D" w14:textId="77777777" w:rsidR="00E13B14" w:rsidRDefault="00E13B14" w:rsidP="00B7073C">
      <w:pPr>
        <w:keepNext/>
        <w:ind w:firstLine="720"/>
        <w:jc w:val="both"/>
      </w:pPr>
      <w:r w:rsidRPr="00B50BD9">
        <w:rPr>
          <w:noProof/>
        </w:rPr>
        <w:drawing>
          <wp:inline distT="0" distB="0" distL="0" distR="0" wp14:anchorId="02A4D7B5" wp14:editId="06E7392E">
            <wp:extent cx="2640965" cy="2211705"/>
            <wp:effectExtent l="0" t="0" r="6985" b="0"/>
            <wp:docPr id="5" name="Picture 5" descr="A screenshot of a computer&#10;&#10;Description automatically generated">
              <a:extLst xmlns:a="http://schemas.openxmlformats.org/drawingml/2006/main">
                <a:ext uri="{FF2B5EF4-FFF2-40B4-BE49-F238E27FC236}">
                  <a16:creationId xmlns:a16="http://schemas.microsoft.com/office/drawing/2014/main" id="{B9185840-F5A0-EE11-C260-09E9C43CE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B9185840-F5A0-EE11-C260-09E9C43CE0A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211705"/>
                    </a:xfrm>
                    <a:prstGeom prst="rect">
                      <a:avLst/>
                    </a:prstGeom>
                  </pic:spPr>
                </pic:pic>
              </a:graphicData>
            </a:graphic>
          </wp:inline>
        </w:drawing>
      </w:r>
    </w:p>
    <w:p w14:paraId="5482CC79" w14:textId="175E4B99" w:rsidR="000B3E4D" w:rsidRDefault="00E13B14" w:rsidP="005A7C2F">
      <w:pPr>
        <w:pStyle w:val="Caption"/>
        <w:ind w:left="720" w:firstLine="720"/>
        <w:jc w:val="both"/>
      </w:pPr>
      <w:r>
        <w:t xml:space="preserve">Figure </w:t>
      </w:r>
      <w:r>
        <w:fldChar w:fldCharType="begin"/>
      </w:r>
      <w:r>
        <w:instrText>SEQ Figure \* ARABIC</w:instrText>
      </w:r>
      <w:r>
        <w:fldChar w:fldCharType="separate"/>
      </w:r>
      <w:r w:rsidR="00FA6BA4">
        <w:rPr>
          <w:noProof/>
        </w:rPr>
        <w:t>3</w:t>
      </w:r>
      <w:r>
        <w:fldChar w:fldCharType="end"/>
      </w:r>
      <w:r>
        <w:t>, Traffic light block diagram.</w:t>
      </w:r>
    </w:p>
    <w:p w14:paraId="0E24BE1A" w14:textId="5C635484" w:rsidR="00985CBA" w:rsidRDefault="00B433F2" w:rsidP="00E965F2">
      <w:pPr>
        <w:pStyle w:val="ListParagraph"/>
        <w:numPr>
          <w:ilvl w:val="0"/>
          <w:numId w:val="5"/>
        </w:numPr>
        <w:jc w:val="both"/>
      </w:pPr>
      <w:r>
        <w:t>Smart Power</w:t>
      </w:r>
    </w:p>
    <w:p w14:paraId="2751CDA0" w14:textId="32F900CF" w:rsidR="003A7055" w:rsidRDefault="002536E9" w:rsidP="00035674">
      <w:pPr>
        <w:ind w:firstLine="360"/>
        <w:jc w:val="both"/>
      </w:pPr>
      <w:r>
        <w:t xml:space="preserve">Street illumination is an important part of every </w:t>
      </w:r>
      <w:r w:rsidR="003871D0">
        <w:t>city;</w:t>
      </w:r>
      <w:r>
        <w:t xml:space="preserve"> </w:t>
      </w:r>
      <w:r w:rsidR="003871D0">
        <w:t>however,</w:t>
      </w:r>
      <w:r>
        <w:t xml:space="preserve"> the power consumption is usually high</w:t>
      </w:r>
      <w:r w:rsidR="003871D0">
        <w:t>, normally this is the result of current implementation of streetlighting where it is either on or off.</w:t>
      </w:r>
    </w:p>
    <w:p w14:paraId="193392B1" w14:textId="1296C31B" w:rsidR="003871D0" w:rsidRDefault="003871D0" w:rsidP="003871D0">
      <w:pPr>
        <w:pStyle w:val="ListParagraph"/>
        <w:numPr>
          <w:ilvl w:val="1"/>
          <w:numId w:val="2"/>
        </w:numPr>
        <w:jc w:val="both"/>
      </w:pPr>
      <w:r>
        <w:t>Analysis</w:t>
      </w:r>
    </w:p>
    <w:p w14:paraId="547FF7FF" w14:textId="69E52B0C" w:rsidR="003871D0" w:rsidRDefault="0073250B" w:rsidP="00035674">
      <w:pPr>
        <w:ind w:left="720" w:firstLine="360"/>
        <w:jc w:val="both"/>
      </w:pPr>
      <w:r>
        <w:t xml:space="preserve">The streetlights should </w:t>
      </w:r>
      <w:r w:rsidR="009B6CC9">
        <w:t>be an</w:t>
      </w:r>
      <w:r>
        <w:t xml:space="preserve"> extension of the traffic manager, this can simplify the whole integration of our system into a running city while </w:t>
      </w:r>
      <w:r w:rsidR="003E5883">
        <w:t xml:space="preserve">allowing a modular </w:t>
      </w:r>
      <w:r w:rsidR="00E97B6E">
        <w:t>implementation, where this can be added to the traffic manager or not.</w:t>
      </w:r>
    </w:p>
    <w:p w14:paraId="506A19DB" w14:textId="213021A1" w:rsidR="003871D0" w:rsidRDefault="003871D0" w:rsidP="003871D0">
      <w:pPr>
        <w:pStyle w:val="ListParagraph"/>
        <w:numPr>
          <w:ilvl w:val="1"/>
          <w:numId w:val="2"/>
        </w:numPr>
        <w:jc w:val="both"/>
      </w:pPr>
      <w:r>
        <w:t>Design</w:t>
      </w:r>
    </w:p>
    <w:p w14:paraId="774B9287" w14:textId="3ED0830A" w:rsidR="00C82D69" w:rsidRDefault="00BA5371" w:rsidP="00035674">
      <w:pPr>
        <w:ind w:left="720" w:firstLine="360"/>
        <w:jc w:val="both"/>
      </w:pPr>
      <w:r>
        <w:t>T</w:t>
      </w:r>
      <w:r w:rsidRPr="00BA5371">
        <w:t xml:space="preserve">he </w:t>
      </w:r>
      <w:r>
        <w:t>design</w:t>
      </w:r>
      <w:r w:rsidRPr="00BA5371">
        <w:t xml:space="preserve"> involves an intelligent system where streetlights respond not only to the presence of vehicles but also to the time of day, specifically after it gets dark. When a vehicle is detected, regardless of whether it's an emergency vehicle or not, and it's past the configured time indicating nighttime, the streetlight is triggered to activate. The unique feature of this system is that the streetlight intensity is modulated, reaching a maximum of 80% brightness. This adaptive lighting approach ensures that the road is adequately illuminated for safety without causing unnecessary light pollution during nighttime hours. By integrating vehicle detection technology with time-sensitive activation, this system contributes to both enhanced safety for </w:t>
      </w:r>
      <w:r w:rsidRPr="00BA5371">
        <w:t>drivers and pedestrians and energy efficiency by optimizing streetlight usage based on the prevailing conditions.</w:t>
      </w:r>
    </w:p>
    <w:p w14:paraId="4796B80B" w14:textId="77777777" w:rsidR="004F3044" w:rsidRDefault="004F3044" w:rsidP="004F3044">
      <w:pPr>
        <w:keepNext/>
        <w:jc w:val="both"/>
      </w:pPr>
      <w:r w:rsidRPr="004F3044">
        <w:rPr>
          <w:noProof/>
        </w:rPr>
        <w:drawing>
          <wp:inline distT="0" distB="0" distL="0" distR="0" wp14:anchorId="1B0B17A3" wp14:editId="44832174">
            <wp:extent cx="2640965" cy="1824355"/>
            <wp:effectExtent l="0" t="0" r="6985" b="4445"/>
            <wp:docPr id="6" name="Picture 6" descr="A screenshot of a computer&#10;&#10;Description automatically generated">
              <a:extLst xmlns:a="http://schemas.openxmlformats.org/drawingml/2006/main">
                <a:ext uri="{FF2B5EF4-FFF2-40B4-BE49-F238E27FC236}">
                  <a16:creationId xmlns:a16="http://schemas.microsoft.com/office/drawing/2014/main" id="{B864E2B9-C695-BECE-1D9A-7FCD125E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B864E2B9-C695-BECE-1D9A-7FCD125EEED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824355"/>
                    </a:xfrm>
                    <a:prstGeom prst="rect">
                      <a:avLst/>
                    </a:prstGeom>
                  </pic:spPr>
                </pic:pic>
              </a:graphicData>
            </a:graphic>
          </wp:inline>
        </w:drawing>
      </w:r>
    </w:p>
    <w:p w14:paraId="68DBFE18" w14:textId="62ADE839" w:rsidR="004F3044" w:rsidRPr="00985CBA" w:rsidRDefault="004F3044" w:rsidP="004F3044">
      <w:pPr>
        <w:pStyle w:val="Caption"/>
        <w:jc w:val="both"/>
      </w:pPr>
      <w:r>
        <w:t xml:space="preserve">Figure </w:t>
      </w:r>
      <w:r>
        <w:fldChar w:fldCharType="begin"/>
      </w:r>
      <w:r>
        <w:instrText>SEQ Figure \* ARABIC</w:instrText>
      </w:r>
      <w:r>
        <w:fldChar w:fldCharType="separate"/>
      </w:r>
      <w:r w:rsidR="00FA6BA4">
        <w:rPr>
          <w:noProof/>
        </w:rPr>
        <w:t>4</w:t>
      </w:r>
      <w:r>
        <w:fldChar w:fldCharType="end"/>
      </w:r>
      <w:r>
        <w:t xml:space="preserve">, </w:t>
      </w:r>
      <w:r w:rsidR="00C82D69">
        <w:t>Smart Power</w:t>
      </w:r>
      <w:r>
        <w:t xml:space="preserve"> internal block diagram.</w:t>
      </w:r>
    </w:p>
    <w:p w14:paraId="636E3852" w14:textId="77777777" w:rsidR="009E16F0" w:rsidRDefault="009E16F0" w:rsidP="009E16F0">
      <w:pPr>
        <w:jc w:val="both"/>
      </w:pPr>
    </w:p>
    <w:p w14:paraId="16737F87" w14:textId="77777777" w:rsidR="005A7C2F" w:rsidRDefault="005A7C2F" w:rsidP="00E965F2">
      <w:pPr>
        <w:pStyle w:val="ListParagraph"/>
        <w:numPr>
          <w:ilvl w:val="0"/>
          <w:numId w:val="5"/>
        </w:numPr>
        <w:jc w:val="both"/>
      </w:pPr>
      <w:r>
        <w:t>Traffic Intersection</w:t>
      </w:r>
    </w:p>
    <w:p w14:paraId="67F01A6F" w14:textId="77777777" w:rsidR="005A7C2F" w:rsidRDefault="005A7C2F" w:rsidP="005A7C2F">
      <w:pPr>
        <w:pStyle w:val="ListParagraph"/>
        <w:jc w:val="both"/>
      </w:pPr>
    </w:p>
    <w:p w14:paraId="0132FD9A" w14:textId="77777777" w:rsidR="005A7C2F" w:rsidRDefault="005A7C2F" w:rsidP="005A7C2F">
      <w:pPr>
        <w:keepNext/>
        <w:ind w:firstLine="720"/>
        <w:jc w:val="both"/>
      </w:pPr>
      <w:r>
        <w:t>This implementation is contemplating an intersection where there are 4 streets going all to different directions. For each direction there is a traffic light, just as in reality. For each intersection there is going to be a sensor, which for this case of study is a camera. All traffic lights will be connected to another device, this device we are going to refer to as traffic manager.  The traffic manager is going to process all the information coming from the sensors, that this will need to go through the traffic lamp.</w:t>
      </w:r>
      <w:r w:rsidRPr="00B50BD9">
        <w:t xml:space="preserve"> </w:t>
      </w:r>
    </w:p>
    <w:p w14:paraId="5164C93F" w14:textId="77777777" w:rsidR="00AA4FDC" w:rsidRDefault="00AA4FDC" w:rsidP="005A7C2F">
      <w:pPr>
        <w:keepNext/>
        <w:ind w:firstLine="720"/>
        <w:jc w:val="both"/>
      </w:pPr>
    </w:p>
    <w:p w14:paraId="1C37B84B" w14:textId="77777777" w:rsidR="005A7C2F" w:rsidRDefault="005A7C2F" w:rsidP="005A7C2F">
      <w:pPr>
        <w:pStyle w:val="ListParagraph"/>
        <w:numPr>
          <w:ilvl w:val="1"/>
          <w:numId w:val="2"/>
        </w:numPr>
        <w:jc w:val="both"/>
      </w:pPr>
      <w:r>
        <w:t>Analysis</w:t>
      </w:r>
    </w:p>
    <w:p w14:paraId="20A5C355" w14:textId="77777777" w:rsidR="005A7C2F" w:rsidRDefault="005A7C2F" w:rsidP="001A479B">
      <w:pPr>
        <w:ind w:left="720" w:firstLine="360"/>
        <w:jc w:val="both"/>
      </w:pPr>
      <w:r>
        <w:t>The traffics lights will need to interact with each other, so collisions are avoided. At the same time the traffic lights will need to send the information to a central module, this to be analyzed and depending on the information, create an appropriate response.</w:t>
      </w:r>
    </w:p>
    <w:p w14:paraId="124347B2" w14:textId="77777777" w:rsidR="005A7C2F" w:rsidRDefault="005A7C2F" w:rsidP="005A7C2F">
      <w:pPr>
        <w:pStyle w:val="ListParagraph"/>
        <w:numPr>
          <w:ilvl w:val="1"/>
          <w:numId w:val="2"/>
        </w:numPr>
        <w:jc w:val="both"/>
      </w:pPr>
      <w:r>
        <w:t>Design</w:t>
      </w:r>
    </w:p>
    <w:p w14:paraId="3A222F26" w14:textId="77777777" w:rsidR="005A7C2F" w:rsidRDefault="005A7C2F" w:rsidP="001A479B">
      <w:pPr>
        <w:ind w:left="720" w:firstLine="360"/>
        <w:jc w:val="both"/>
      </w:pPr>
      <w:r>
        <w:t xml:space="preserve">For this logic we need the traffic lights to be “end nodes”. For end nodes we mean that this module will perform no transitions or analysis of the system. The end nodes will simply receive the information needed from the traffic manager and report if an emergency vehicle is detected. </w:t>
      </w:r>
    </w:p>
    <w:p w14:paraId="4F771EBC" w14:textId="6B3B1AE2" w:rsidR="002240D1" w:rsidRDefault="002240D1" w:rsidP="002240D1">
      <w:pPr>
        <w:ind w:left="720"/>
        <w:jc w:val="both"/>
      </w:pPr>
    </w:p>
    <w:p w14:paraId="24152141" w14:textId="77777777" w:rsidR="005A7C2F" w:rsidRDefault="005A7C2F" w:rsidP="002D3992">
      <w:pPr>
        <w:jc w:val="both"/>
      </w:pPr>
      <w:r w:rsidRPr="005D0A8B">
        <w:rPr>
          <w:noProof/>
        </w:rPr>
        <w:lastRenderedPageBreak/>
        <w:drawing>
          <wp:inline distT="0" distB="0" distL="0" distR="0" wp14:anchorId="578ED062" wp14:editId="1CDD28BA">
            <wp:extent cx="2640965" cy="1710055"/>
            <wp:effectExtent l="0" t="0" r="6985" b="4445"/>
            <wp:docPr id="8" name="Picture 8" descr="A computer screen shot of a diagram&#10;&#10;Description automatically generated">
              <a:extLst xmlns:a="http://schemas.openxmlformats.org/drawingml/2006/main">
                <a:ext uri="{FF2B5EF4-FFF2-40B4-BE49-F238E27FC236}">
                  <a16:creationId xmlns:a16="http://schemas.microsoft.com/office/drawing/2014/main" id="{F2EB9BC0-9480-0D7B-E9B2-A9B3BBFA5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mputer screen shot of a diagram&#10;&#10;Description automatically generated">
                      <a:extLst>
                        <a:ext uri="{FF2B5EF4-FFF2-40B4-BE49-F238E27FC236}">
                          <a16:creationId xmlns:a16="http://schemas.microsoft.com/office/drawing/2014/main" id="{F2EB9BC0-9480-0D7B-E9B2-A9B3BBFA549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710055"/>
                    </a:xfrm>
                    <a:prstGeom prst="rect">
                      <a:avLst/>
                    </a:prstGeom>
                  </pic:spPr>
                </pic:pic>
              </a:graphicData>
            </a:graphic>
          </wp:inline>
        </w:drawing>
      </w:r>
    </w:p>
    <w:p w14:paraId="59A98637" w14:textId="63B8CF27" w:rsidR="005A7C2F" w:rsidRDefault="005A7C2F" w:rsidP="005A7C2F">
      <w:pPr>
        <w:pStyle w:val="Caption"/>
        <w:ind w:firstLine="720"/>
        <w:jc w:val="both"/>
      </w:pPr>
      <w:r>
        <w:t xml:space="preserve">Figure </w:t>
      </w:r>
      <w:r>
        <w:fldChar w:fldCharType="begin"/>
      </w:r>
      <w:r>
        <w:instrText>SEQ Figure \* ARABIC</w:instrText>
      </w:r>
      <w:r>
        <w:fldChar w:fldCharType="separate"/>
      </w:r>
      <w:r w:rsidR="00FA6BA4">
        <w:rPr>
          <w:noProof/>
        </w:rPr>
        <w:t>5</w:t>
      </w:r>
      <w:r>
        <w:fldChar w:fldCharType="end"/>
      </w:r>
      <w:r>
        <w:t>, Traffic Intersection block diagram</w:t>
      </w:r>
    </w:p>
    <w:p w14:paraId="4BA1554B" w14:textId="77777777" w:rsidR="005A7C2F" w:rsidRDefault="005A7C2F" w:rsidP="009E16F0">
      <w:pPr>
        <w:jc w:val="both"/>
      </w:pPr>
    </w:p>
    <w:p w14:paraId="40367B7B" w14:textId="4302104A" w:rsidR="005A7C2F" w:rsidRDefault="0040089A" w:rsidP="009E16F0">
      <w:pPr>
        <w:jc w:val="both"/>
      </w:pPr>
      <w:r>
        <w:t>For this implementation</w:t>
      </w:r>
      <w:r w:rsidR="0063064C">
        <w:t>,</w:t>
      </w:r>
      <w:r>
        <w:t xml:space="preserve"> the traffic manager will consider 2 scenarios, one of them is where an emergency vehicle is approaching, and the second one </w:t>
      </w:r>
      <w:r w:rsidR="004D1A5C">
        <w:t>for normal vehicles.</w:t>
      </w:r>
    </w:p>
    <w:p w14:paraId="7FB2E4A7" w14:textId="77777777" w:rsidR="004D1A5C" w:rsidRDefault="004D1A5C" w:rsidP="009E16F0">
      <w:pPr>
        <w:jc w:val="both"/>
      </w:pPr>
    </w:p>
    <w:p w14:paraId="77C14335" w14:textId="77777777" w:rsidR="004D1A5C" w:rsidRDefault="004D1A5C" w:rsidP="004D1A5C">
      <w:pPr>
        <w:pStyle w:val="ListParagraph"/>
        <w:numPr>
          <w:ilvl w:val="0"/>
          <w:numId w:val="3"/>
        </w:numPr>
        <w:jc w:val="both"/>
      </w:pPr>
      <w:r>
        <w:t>Emergency Vehicles</w:t>
      </w:r>
    </w:p>
    <w:p w14:paraId="48029A24" w14:textId="77777777" w:rsidR="004D1A5C" w:rsidRDefault="004D1A5C" w:rsidP="004D1A5C">
      <w:pPr>
        <w:jc w:val="both"/>
      </w:pPr>
    </w:p>
    <w:p w14:paraId="7F5AD0CA" w14:textId="77777777" w:rsidR="005D3748" w:rsidRDefault="00232F4D" w:rsidP="005D3748">
      <w:pPr>
        <w:keepNext/>
        <w:jc w:val="both"/>
      </w:pPr>
      <w:r>
        <w:rPr>
          <w:noProof/>
        </w:rPr>
        <w:drawing>
          <wp:inline distT="0" distB="0" distL="0" distR="0" wp14:anchorId="649257BA" wp14:editId="23C98E4A">
            <wp:extent cx="2640965" cy="1638300"/>
            <wp:effectExtent l="0" t="0" r="6985" b="0"/>
            <wp:docPr id="246454844" name="Picture 2464548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54844" name="Picture 1" descr="A diagram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062"/>
                    <a:stretch/>
                  </pic:blipFill>
                  <pic:spPr bwMode="auto">
                    <a:xfrm>
                      <a:off x="0" y="0"/>
                      <a:ext cx="264096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7B95ECD8" w14:textId="18961DDC" w:rsidR="001F3C90" w:rsidRDefault="005D3748" w:rsidP="00B42F24">
      <w:pPr>
        <w:pStyle w:val="Caption"/>
        <w:jc w:val="both"/>
      </w:pPr>
      <w:r>
        <w:t xml:space="preserve">Figure </w:t>
      </w:r>
      <w:r>
        <w:fldChar w:fldCharType="begin"/>
      </w:r>
      <w:r>
        <w:instrText>SEQ Figure \* ARABIC</w:instrText>
      </w:r>
      <w:r>
        <w:fldChar w:fldCharType="separate"/>
      </w:r>
      <w:r w:rsidR="00FA6BA4">
        <w:rPr>
          <w:noProof/>
        </w:rPr>
        <w:t>6</w:t>
      </w:r>
      <w:r>
        <w:fldChar w:fldCharType="end"/>
      </w:r>
      <w:r>
        <w:t>, Emergency Vehicles Sequence diagram.</w:t>
      </w:r>
    </w:p>
    <w:p w14:paraId="09A3D108" w14:textId="77777777" w:rsidR="003F75B0" w:rsidRDefault="003F75B0" w:rsidP="003F75B0">
      <w:r>
        <w:t>In the case of emergency vehicles, like ambulances or fire trucks, the system operates in a straightforward manner for efficient response. When the system's camera detects an approaching emergency vehicle at an intersection, it triggers a rapid response. The traffic controller, responsible for managing all the traffic lights, immediately signals a warning state by turning all lights yellow. This yellow light serves as an alert to everyone on the road, indicating the presence of an emergency vehicle and prompting caution.</w:t>
      </w:r>
    </w:p>
    <w:p w14:paraId="6C96D554" w14:textId="77777777" w:rsidR="003F75B0" w:rsidRDefault="003F75B0" w:rsidP="003F75B0"/>
    <w:p w14:paraId="6D6E5D8F" w14:textId="0B0E9CB5" w:rsidR="003C01B6" w:rsidRDefault="003F75B0" w:rsidP="00026A18">
      <w:r>
        <w:t xml:space="preserve">Following the warning phase, the traffic controller takes a proactive measure by temporarily stopping all traffic. This temporary traffic block ensures a clear and unobstructed path for the approaching emergency vehicle, allowing it to navigate through the intersection smoothly and without delays. The synchronized orchestration of the warning signal and subsequent traffic control measures not only prioritizes the urgent needs of emergency services but also contributes to overall road safety. By swiftly adapting to critical situations, this system effectively manages the flow of traffic, ensuring a swift and unimpeded route for emergency vehicles through the urban road network. In essence, it's a </w:t>
      </w:r>
      <w:r>
        <w:t>simple yet powerful approach that emphasizes both responsiveness and safety in emergency situations.</w:t>
      </w:r>
    </w:p>
    <w:p w14:paraId="3FABB346" w14:textId="77777777" w:rsidR="00026A18" w:rsidRPr="00B42F24" w:rsidRDefault="00026A18" w:rsidP="00026A18"/>
    <w:p w14:paraId="18D4A17B" w14:textId="6AD49A34" w:rsidR="00232F4D" w:rsidRDefault="005D3748" w:rsidP="00232F4D">
      <w:pPr>
        <w:pStyle w:val="ListParagraph"/>
        <w:numPr>
          <w:ilvl w:val="0"/>
          <w:numId w:val="3"/>
        </w:numPr>
        <w:jc w:val="both"/>
      </w:pPr>
      <w:r>
        <w:t>Non-Emergency</w:t>
      </w:r>
      <w:r w:rsidR="00232F4D">
        <w:t xml:space="preserve"> Vehicles</w:t>
      </w:r>
    </w:p>
    <w:p w14:paraId="2F387411" w14:textId="77777777" w:rsidR="00232F4D" w:rsidRDefault="00232F4D" w:rsidP="00232F4D">
      <w:pPr>
        <w:jc w:val="both"/>
      </w:pPr>
    </w:p>
    <w:p w14:paraId="2D9A1415" w14:textId="77777777" w:rsidR="005D3748" w:rsidRDefault="005D3748" w:rsidP="005D3748">
      <w:pPr>
        <w:keepNext/>
        <w:jc w:val="both"/>
      </w:pPr>
      <w:r>
        <w:rPr>
          <w:noProof/>
        </w:rPr>
        <w:drawing>
          <wp:inline distT="0" distB="0" distL="0" distR="0" wp14:anchorId="09A4C2A8" wp14:editId="432001BF">
            <wp:extent cx="2640965" cy="3379470"/>
            <wp:effectExtent l="0" t="0" r="6985" b="0"/>
            <wp:docPr id="40680267" name="Picture 4068026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0267" name="Picture 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3379470"/>
                    </a:xfrm>
                    <a:prstGeom prst="rect">
                      <a:avLst/>
                    </a:prstGeom>
                    <a:noFill/>
                    <a:ln>
                      <a:noFill/>
                    </a:ln>
                  </pic:spPr>
                </pic:pic>
              </a:graphicData>
            </a:graphic>
          </wp:inline>
        </w:drawing>
      </w:r>
    </w:p>
    <w:p w14:paraId="72DF0D1C" w14:textId="4A3ACABC" w:rsidR="00232F4D" w:rsidRDefault="005D3748" w:rsidP="005D3748">
      <w:pPr>
        <w:pStyle w:val="Caption"/>
        <w:jc w:val="both"/>
      </w:pPr>
      <w:r>
        <w:t xml:space="preserve">Figure </w:t>
      </w:r>
      <w:r>
        <w:fldChar w:fldCharType="begin"/>
      </w:r>
      <w:r>
        <w:instrText>SEQ Figure \* ARABIC</w:instrText>
      </w:r>
      <w:r>
        <w:fldChar w:fldCharType="separate"/>
      </w:r>
      <w:r w:rsidR="00FA6BA4">
        <w:rPr>
          <w:noProof/>
        </w:rPr>
        <w:t>7</w:t>
      </w:r>
      <w:r>
        <w:fldChar w:fldCharType="end"/>
      </w:r>
      <w:r>
        <w:t>, Non-Emergency Vehicles Sequence diagram.</w:t>
      </w:r>
    </w:p>
    <w:p w14:paraId="008304B4" w14:textId="77777777" w:rsidR="00005FE9" w:rsidRDefault="00005FE9" w:rsidP="00005FE9">
      <w:pPr>
        <w:jc w:val="both"/>
      </w:pPr>
      <w:r>
        <w:t>In the context of non-emergency vehicles, the system employs a scheduling logic for efficient traffic flow. The traffic controller utilizes a scheduler that dynamically assesses the number of cars in each road direction at the intersection. When making decisions about which direction should move next, the scheduler prioritizes the road direction with a higher volume of vehicles, considering predefined time constraints.</w:t>
      </w:r>
    </w:p>
    <w:p w14:paraId="3D58254A" w14:textId="77777777" w:rsidR="00005FE9" w:rsidRDefault="00005FE9" w:rsidP="00005FE9">
      <w:pPr>
        <w:jc w:val="both"/>
      </w:pPr>
    </w:p>
    <w:p w14:paraId="799B4EB0" w14:textId="77777777" w:rsidR="00005FE9" w:rsidRDefault="00005FE9" w:rsidP="00005FE9">
      <w:pPr>
        <w:jc w:val="both"/>
      </w:pPr>
      <w:r>
        <w:t>Here's how it works: The scheduler constantly evaluates the traffic load in real-time. If one road direction has a larger number of cars waiting, the traffic controller gives it priority during the next green light phase. This prioritization is subject to predefined time limits to ensure fairness and efficiency. Essentially, the system adapts to the current traffic conditions, allowing the road direction with more cars to proceed first within the allocated time frame.</w:t>
      </w:r>
    </w:p>
    <w:p w14:paraId="5626B431" w14:textId="77777777" w:rsidR="00005FE9" w:rsidRDefault="00005FE9" w:rsidP="00005FE9">
      <w:pPr>
        <w:jc w:val="both"/>
      </w:pPr>
    </w:p>
    <w:p w14:paraId="0ED3EFCD" w14:textId="25DB9830" w:rsidR="00E960ED" w:rsidRDefault="00005FE9" w:rsidP="00005FE9">
      <w:pPr>
        <w:jc w:val="both"/>
      </w:pPr>
      <w:r>
        <w:t>By implementing this logic, the system optimizes traffic flow, reduces congestion, and minimizes waiting times for drivers. It's a proactive approach that enhances the overall efficiency of the intersection by dynamically responding to the real-time demands of traffic, ensuring a smoother and more balanced movement of non-emergency vehicles through the road network.</w:t>
      </w:r>
    </w:p>
    <w:p w14:paraId="129DA00A" w14:textId="77777777" w:rsidR="00005FE9" w:rsidRDefault="00005FE9" w:rsidP="00E960ED">
      <w:pPr>
        <w:jc w:val="both"/>
      </w:pPr>
    </w:p>
    <w:p w14:paraId="3D7A2D4F" w14:textId="77777777" w:rsidR="00036948" w:rsidRDefault="00036948" w:rsidP="00E960ED">
      <w:pPr>
        <w:jc w:val="both"/>
      </w:pPr>
    </w:p>
    <w:p w14:paraId="12933265" w14:textId="7F2F0294" w:rsidR="009F5007" w:rsidRDefault="00036948" w:rsidP="00036948">
      <w:pPr>
        <w:pStyle w:val="ListParagraph"/>
        <w:numPr>
          <w:ilvl w:val="0"/>
          <w:numId w:val="5"/>
        </w:numPr>
        <w:jc w:val="both"/>
      </w:pPr>
      <w:r>
        <w:t>Traffic Accident.</w:t>
      </w:r>
    </w:p>
    <w:p w14:paraId="77673A9E" w14:textId="634ED561" w:rsidR="00674F01" w:rsidRDefault="00687131" w:rsidP="00674F01">
      <w:pPr>
        <w:ind w:left="360"/>
        <w:jc w:val="both"/>
      </w:pPr>
      <w:r>
        <w:t xml:space="preserve">Collisions are an inevitable side-effect of the commotion of cars </w:t>
      </w:r>
      <w:r w:rsidR="009C4685">
        <w:t>if</w:t>
      </w:r>
      <w:r>
        <w:t xml:space="preserve"> human drivers are behind the wheel</w:t>
      </w:r>
      <w:r w:rsidR="00840767">
        <w:t xml:space="preserve"> and pedestrians crossing a road</w:t>
      </w:r>
      <w:r>
        <w:t xml:space="preserve">. </w:t>
      </w:r>
      <w:r w:rsidR="004B1865">
        <w:t xml:space="preserve">Although </w:t>
      </w:r>
      <w:r w:rsidR="00F838BE">
        <w:t xml:space="preserve">traffic systems </w:t>
      </w:r>
      <w:r w:rsidR="004B1865">
        <w:t xml:space="preserve">may </w:t>
      </w:r>
      <w:r w:rsidR="00F838BE">
        <w:t xml:space="preserve">work efficiently, </w:t>
      </w:r>
      <w:r w:rsidR="004B1865">
        <w:t xml:space="preserve">traffic accidents still happen. What can be done is to prevent further </w:t>
      </w:r>
      <w:r w:rsidR="009C4685">
        <w:t>damage</w:t>
      </w:r>
      <w:r w:rsidR="00890E59">
        <w:t xml:space="preserve"> when one occurs; preventing and minimizing chain collisions is one way to achieve this end. </w:t>
      </w:r>
      <w:r w:rsidR="00B9451D">
        <w:t xml:space="preserve">Using the current infrastructure of cameras within an intersection, the traffic accident system </w:t>
      </w:r>
      <w:r w:rsidR="009A072F">
        <w:t xml:space="preserve">monitors </w:t>
      </w:r>
      <w:r w:rsidR="00B9451D">
        <w:t xml:space="preserve">the intersection for any </w:t>
      </w:r>
      <w:r w:rsidR="005938DD">
        <w:t xml:space="preserve">collisions and reports it to the traffic manager. </w:t>
      </w:r>
      <w:r w:rsidR="009C4685">
        <w:t>Afterward</w:t>
      </w:r>
      <w:r w:rsidR="005938DD">
        <w:t>, the traffic manager will decide accordingly</w:t>
      </w:r>
      <w:r w:rsidR="009A072F">
        <w:t>, minimizing the chance of chain accidents.</w:t>
      </w:r>
    </w:p>
    <w:p w14:paraId="071089C4" w14:textId="59124CC6" w:rsidR="009B44CF" w:rsidRDefault="009B44CF" w:rsidP="009B44CF">
      <w:pPr>
        <w:pStyle w:val="ListParagraph"/>
        <w:numPr>
          <w:ilvl w:val="1"/>
          <w:numId w:val="5"/>
        </w:numPr>
        <w:jc w:val="both"/>
      </w:pPr>
      <w:r>
        <w:t>Analysis</w:t>
      </w:r>
    </w:p>
    <w:p w14:paraId="58D5D59E" w14:textId="77777777" w:rsidR="001660C8" w:rsidRDefault="00AB2164" w:rsidP="001660C8">
      <w:pPr>
        <w:keepNext/>
        <w:ind w:left="1080"/>
        <w:jc w:val="both"/>
      </w:pPr>
      <w:r>
        <w:rPr>
          <w:noProof/>
          <w14:ligatures w14:val="standardContextual"/>
        </w:rPr>
        <w:drawing>
          <wp:inline distT="0" distB="0" distL="0" distR="0" wp14:anchorId="67D08D67" wp14:editId="7E05B796">
            <wp:extent cx="2002616" cy="1351128"/>
            <wp:effectExtent l="0" t="0" r="0" b="1905"/>
            <wp:docPr id="1741671910" name="Picture 174167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71910" name="Picture 17416719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5080" cy="1373031"/>
                    </a:xfrm>
                    <a:prstGeom prst="rect">
                      <a:avLst/>
                    </a:prstGeom>
                  </pic:spPr>
                </pic:pic>
              </a:graphicData>
            </a:graphic>
          </wp:inline>
        </w:drawing>
      </w:r>
    </w:p>
    <w:p w14:paraId="1E70EA0A" w14:textId="4D56B4ED" w:rsidR="001660C8" w:rsidRDefault="001660C8" w:rsidP="001660C8">
      <w:pPr>
        <w:pStyle w:val="Caption"/>
      </w:pPr>
      <w:r>
        <w:t xml:space="preserve">Figure </w:t>
      </w:r>
      <w:r>
        <w:fldChar w:fldCharType="begin"/>
      </w:r>
      <w:r>
        <w:instrText>SEQ Figure \* ARABIC</w:instrText>
      </w:r>
      <w:r>
        <w:fldChar w:fldCharType="separate"/>
      </w:r>
      <w:r w:rsidR="00FA6BA4">
        <w:rPr>
          <w:noProof/>
        </w:rPr>
        <w:t>8</w:t>
      </w:r>
      <w:r>
        <w:fldChar w:fldCharType="end"/>
      </w:r>
      <w:r>
        <w:t xml:space="preserve"> - Traffic Accident System block diagram</w:t>
      </w:r>
    </w:p>
    <w:p w14:paraId="18714519" w14:textId="6E3BFEEE" w:rsidR="009A072F" w:rsidRDefault="00A81DA7" w:rsidP="009A072F">
      <w:pPr>
        <w:ind w:left="1080"/>
        <w:jc w:val="both"/>
      </w:pPr>
      <w:r>
        <w:t xml:space="preserve">The traffic accident will make of use the existing infrastructure of cameras </w:t>
      </w:r>
      <w:r w:rsidR="00F13056">
        <w:t xml:space="preserve">as data. It will analyze said footage and if it decides that an accident has occurred, it will alert the traffic manager of the relevant intersection and law enforcement. For this to happen, the system can make use of 5 </w:t>
      </w:r>
      <w:r w:rsidR="005107D2">
        <w:t xml:space="preserve">recent footage for </w:t>
      </w:r>
      <w:r w:rsidR="009C4685">
        <w:t>analysis</w:t>
      </w:r>
      <w:r w:rsidR="005107D2">
        <w:t>. If there is no accident, it will discard the footage</w:t>
      </w:r>
      <w:r w:rsidR="00FE6DAA">
        <w:t xml:space="preserve">. Otherwise, it will </w:t>
      </w:r>
      <w:r w:rsidR="001D2CDF">
        <w:t xml:space="preserve">save the footage for </w:t>
      </w:r>
      <w:r w:rsidR="00B51DDC">
        <w:t xml:space="preserve">later in case the government or insurance companies need it. The system </w:t>
      </w:r>
      <w:r w:rsidR="009C4685">
        <w:t>must</w:t>
      </w:r>
      <w:r w:rsidR="00B51DDC">
        <w:t xml:space="preserve"> react </w:t>
      </w:r>
      <w:r w:rsidR="00F667BD">
        <w:t xml:space="preserve">to an accident </w:t>
      </w:r>
      <w:r w:rsidR="00B51DDC">
        <w:t xml:space="preserve">within </w:t>
      </w:r>
      <w:r w:rsidR="00E87BBB">
        <w:t xml:space="preserve">ten seconds </w:t>
      </w:r>
      <w:r w:rsidR="00F667BD">
        <w:t xml:space="preserve">to reduce </w:t>
      </w:r>
      <w:r w:rsidR="009C4685">
        <w:t>damage</w:t>
      </w:r>
      <w:r w:rsidR="00F667BD">
        <w:t>.</w:t>
      </w:r>
    </w:p>
    <w:p w14:paraId="0AAC2B06" w14:textId="2CB6542F" w:rsidR="00054A78" w:rsidRDefault="00054A78" w:rsidP="00054A78">
      <w:pPr>
        <w:keepNext/>
        <w:ind w:left="1080"/>
        <w:jc w:val="both"/>
      </w:pPr>
    </w:p>
    <w:p w14:paraId="6DD75F9E" w14:textId="406073E8" w:rsidR="009B44CF" w:rsidRDefault="009B44CF" w:rsidP="009B44CF">
      <w:pPr>
        <w:pStyle w:val="ListParagraph"/>
        <w:numPr>
          <w:ilvl w:val="1"/>
          <w:numId w:val="5"/>
        </w:numPr>
        <w:jc w:val="both"/>
      </w:pPr>
      <w:r>
        <w:t>Design</w:t>
      </w:r>
    </w:p>
    <w:p w14:paraId="4D4DAF72" w14:textId="3FAF4312" w:rsidR="00A3778D" w:rsidRDefault="00052CD0" w:rsidP="00F667BD">
      <w:pPr>
        <w:ind w:left="1080"/>
        <w:jc w:val="both"/>
      </w:pPr>
      <w:r>
        <w:t xml:space="preserve">For the </w:t>
      </w:r>
      <w:r w:rsidR="009C4685">
        <w:t>analysis</w:t>
      </w:r>
      <w:r>
        <w:t xml:space="preserve"> of footage, a </w:t>
      </w:r>
      <w:r w:rsidR="00B854E4">
        <w:t xml:space="preserve">Feed Analyzer component was defined is responsible for </w:t>
      </w:r>
      <w:r w:rsidR="007A2559">
        <w:t xml:space="preserve">reviewing the footage and deciding if an accident has occurred. The analyzer needs footage from cameras that are </w:t>
      </w:r>
      <w:r w:rsidR="007F6937">
        <w:t xml:space="preserve">presented as Feed objects. </w:t>
      </w:r>
      <w:r w:rsidR="009C4685">
        <w:t>To</w:t>
      </w:r>
      <w:r w:rsidR="007F6937">
        <w:t xml:space="preserve"> correctly analyze footage, some constraints were for the Feed type defined. For example, the analyzer </w:t>
      </w:r>
      <w:r w:rsidR="00173F6C">
        <w:t xml:space="preserve">needs footage with </w:t>
      </w:r>
      <w:r w:rsidR="0023267E">
        <w:t>a</w:t>
      </w:r>
      <w:r w:rsidR="00173F6C">
        <w:t xml:space="preserve"> resolution of at least 1280 pixels wide in 720 pixels long</w:t>
      </w:r>
      <w:r w:rsidR="00353E50">
        <w:t xml:space="preserve"> to be able to properly analyze the footage. This among other constraints </w:t>
      </w:r>
      <w:r w:rsidR="0023267E">
        <w:t>ensures</w:t>
      </w:r>
      <w:r w:rsidR="00353E50">
        <w:t xml:space="preserve"> that the analyzer receives viable</w:t>
      </w:r>
      <w:r w:rsidR="00DE3CEB">
        <w:t xml:space="preserve"> footage.</w:t>
      </w:r>
    </w:p>
    <w:p w14:paraId="206251D7" w14:textId="77777777" w:rsidR="001660C8" w:rsidRDefault="001660C8" w:rsidP="001660C8">
      <w:pPr>
        <w:keepNext/>
        <w:ind w:left="1080"/>
        <w:jc w:val="both"/>
      </w:pPr>
      <w:r>
        <w:rPr>
          <w:noProof/>
          <w14:ligatures w14:val="standardContextual"/>
        </w:rPr>
        <w:drawing>
          <wp:inline distT="0" distB="0" distL="0" distR="0" wp14:anchorId="36737018" wp14:editId="20A20704">
            <wp:extent cx="2218905" cy="1692322"/>
            <wp:effectExtent l="0" t="0" r="0" b="3175"/>
            <wp:docPr id="535428629" name="Picture 5354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8629" name="Picture 5354286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4765" cy="1696791"/>
                    </a:xfrm>
                    <a:prstGeom prst="rect">
                      <a:avLst/>
                    </a:prstGeom>
                  </pic:spPr>
                </pic:pic>
              </a:graphicData>
            </a:graphic>
          </wp:inline>
        </w:drawing>
      </w:r>
    </w:p>
    <w:p w14:paraId="04C13C5B" w14:textId="1C7DC958" w:rsidR="00A3778D" w:rsidRDefault="001660C8" w:rsidP="001660C8">
      <w:pPr>
        <w:pStyle w:val="Caption"/>
      </w:pPr>
      <w:r>
        <w:t xml:space="preserve">Figure </w:t>
      </w:r>
      <w:r>
        <w:fldChar w:fldCharType="begin"/>
      </w:r>
      <w:r>
        <w:instrText>SEQ Figure \* ARABIC</w:instrText>
      </w:r>
      <w:r>
        <w:fldChar w:fldCharType="separate"/>
      </w:r>
      <w:r w:rsidR="00FA6BA4">
        <w:rPr>
          <w:noProof/>
        </w:rPr>
        <w:t>9</w:t>
      </w:r>
      <w:r>
        <w:fldChar w:fldCharType="end"/>
      </w:r>
      <w:r>
        <w:t xml:space="preserve"> - Feed constraint diagram</w:t>
      </w:r>
    </w:p>
    <w:p w14:paraId="3FEB3BD4" w14:textId="45D38F27" w:rsidR="00F667BD" w:rsidRDefault="00DE3CEB" w:rsidP="00F667BD">
      <w:pPr>
        <w:ind w:left="1080"/>
        <w:jc w:val="both"/>
      </w:pPr>
      <w:r>
        <w:t xml:space="preserve">After each round of </w:t>
      </w:r>
      <w:r w:rsidR="009C4685">
        <w:t>analysis</w:t>
      </w:r>
      <w:r>
        <w:t xml:space="preserve">, if </w:t>
      </w:r>
      <w:r w:rsidR="006A02D7">
        <w:t>the component detects an accident, a</w:t>
      </w:r>
      <w:r w:rsidR="00054A78">
        <w:t>n</w:t>
      </w:r>
      <w:r w:rsidR="006A02D7">
        <w:t xml:space="preserve"> </w:t>
      </w:r>
      <w:r w:rsidR="00A421B6">
        <w:t xml:space="preserve">Accident Event </w:t>
      </w:r>
      <w:r w:rsidR="006A02D7">
        <w:t>object wi</w:t>
      </w:r>
      <w:r w:rsidR="00A421B6">
        <w:t>th information regarding the intersection and time of the accident will be created. This object will be passed to the relevant Traffic Manager</w:t>
      </w:r>
      <w:r w:rsidR="00C05E8F">
        <w:t xml:space="preserve"> and law enforcement agencies for further decisions.</w:t>
      </w:r>
    </w:p>
    <w:p w14:paraId="1C5AF7E9" w14:textId="77777777" w:rsidR="00BE5DA3" w:rsidRDefault="00BE5DA3" w:rsidP="00BE5DA3">
      <w:pPr>
        <w:jc w:val="both"/>
      </w:pPr>
    </w:p>
    <w:p w14:paraId="68E568C7" w14:textId="77777777" w:rsidR="00BE5DA3" w:rsidRDefault="00BE5DA3" w:rsidP="00BE5DA3">
      <w:pPr>
        <w:pStyle w:val="ListParagraph"/>
        <w:numPr>
          <w:ilvl w:val="0"/>
          <w:numId w:val="5"/>
        </w:numPr>
        <w:jc w:val="both"/>
      </w:pPr>
      <w:r>
        <w:t>Fault Tree Analysis</w:t>
      </w:r>
    </w:p>
    <w:p w14:paraId="43F190E8" w14:textId="77777777" w:rsidR="00BE5DA3" w:rsidRDefault="00BE5DA3" w:rsidP="00BE5DA3">
      <w:pPr>
        <w:ind w:left="720"/>
        <w:jc w:val="both"/>
      </w:pPr>
      <w:r>
        <w:t>For this part, an analysis of two failure events was carried out: the event of a Traffic Light not working and the event of a collision within the intersection. After identifying the root events for these two top events, their possibility was checked against the implementation.</w:t>
      </w:r>
    </w:p>
    <w:p w14:paraId="2550DC5D" w14:textId="77777777" w:rsidR="00BE5DA3" w:rsidRDefault="00BE5DA3" w:rsidP="00BE5DA3">
      <w:pPr>
        <w:ind w:left="720"/>
        <w:jc w:val="both"/>
      </w:pPr>
    </w:p>
    <w:p w14:paraId="2A22AB96" w14:textId="77777777" w:rsidR="00BE5DA3" w:rsidRDefault="00BE5DA3" w:rsidP="00BE5DA3">
      <w:pPr>
        <w:pStyle w:val="ListParagraph"/>
        <w:numPr>
          <w:ilvl w:val="1"/>
          <w:numId w:val="5"/>
        </w:numPr>
        <w:jc w:val="both"/>
      </w:pPr>
      <w:r>
        <w:t>Traffic Light Not Working Fault Tree</w:t>
      </w:r>
    </w:p>
    <w:p w14:paraId="0F1D5E21" w14:textId="77777777" w:rsidR="00BE5DA3" w:rsidRDefault="00BE5DA3" w:rsidP="00BE5DA3">
      <w:pPr>
        <w:ind w:left="1080"/>
        <w:jc w:val="both"/>
      </w:pPr>
      <w:r>
        <w:rPr>
          <w:noProof/>
          <w14:ligatures w14:val="standardContextual"/>
        </w:rPr>
        <w:drawing>
          <wp:inline distT="0" distB="0" distL="0" distR="0" wp14:anchorId="085F63E2" wp14:editId="4E8781E8">
            <wp:extent cx="2072244" cy="2072244"/>
            <wp:effectExtent l="0" t="0" r="4445" b="4445"/>
            <wp:docPr id="1543720242" name="Picture 15437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0242" name="Picture 15437202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0499" cy="2080499"/>
                    </a:xfrm>
                    <a:prstGeom prst="rect">
                      <a:avLst/>
                    </a:prstGeom>
                  </pic:spPr>
                </pic:pic>
              </a:graphicData>
            </a:graphic>
          </wp:inline>
        </w:drawing>
      </w:r>
    </w:p>
    <w:p w14:paraId="74B0DA26" w14:textId="14994D77" w:rsidR="00BE5DA3" w:rsidRDefault="00BE5DA3" w:rsidP="00BE5DA3">
      <w:pPr>
        <w:ind w:left="1080"/>
        <w:jc w:val="both"/>
      </w:pPr>
      <w:r>
        <w:t xml:space="preserve">In this fault tree, the possibility of hardware and software failures that could result in the malfunctioning Traffic Light was analyzed. For a Traffic Light </w:t>
      </w:r>
      <w:r w:rsidR="009C4685">
        <w:t>does</w:t>
      </w:r>
      <w:r>
        <w:t xml:space="preserve"> not work, either its Controller, its Light(s) or its communication with the Traffic Manager would have to malfunction. Furthermore, the malfunction of a Controller could be traced back to either a software or electrical failure. For the malfunction of Light(s), only </w:t>
      </w:r>
      <w:r>
        <w:lastRenderedPageBreak/>
        <w:t>an electrical fault was identified. Lastly, an error within communication would either result from the network being down or the communication port of the Traffic Light not working.</w:t>
      </w:r>
    </w:p>
    <w:p w14:paraId="3FADCC8E" w14:textId="77777777" w:rsidR="00BE5DA3" w:rsidRDefault="00BE5DA3" w:rsidP="00BE5DA3">
      <w:pPr>
        <w:ind w:left="1080"/>
        <w:jc w:val="both"/>
      </w:pPr>
      <w:r>
        <w:t>As the case study had no actual hardware involved, the probability numbers assigned to the events are only meant for demonstration purposes and do not reflect real probabilities. The top probability of %0.02 is calculated from the union of the probabilities of its lower events; the intersection of the probabilities was neglected and considered to be 0 due to their insignificant value.</w:t>
      </w:r>
    </w:p>
    <w:p w14:paraId="098D3B08" w14:textId="77777777" w:rsidR="00BE5DA3" w:rsidRDefault="00BE5DA3" w:rsidP="00BE5DA3">
      <w:pPr>
        <w:jc w:val="both"/>
      </w:pPr>
    </w:p>
    <w:p w14:paraId="0A1E5469" w14:textId="77777777" w:rsidR="00BE5DA3" w:rsidRDefault="00BE5DA3" w:rsidP="00BE5DA3">
      <w:pPr>
        <w:pStyle w:val="ListParagraph"/>
        <w:numPr>
          <w:ilvl w:val="1"/>
          <w:numId w:val="5"/>
        </w:numPr>
        <w:jc w:val="both"/>
      </w:pPr>
      <w:r>
        <w:t>Collision in Intersection Fault Tree</w:t>
      </w:r>
    </w:p>
    <w:p w14:paraId="489903F4" w14:textId="77777777" w:rsidR="00BE5DA3" w:rsidRDefault="00BE5DA3" w:rsidP="00BE5DA3">
      <w:pPr>
        <w:ind w:left="1080"/>
        <w:jc w:val="both"/>
      </w:pPr>
      <w:r>
        <w:rPr>
          <w:noProof/>
          <w14:ligatures w14:val="standardContextual"/>
        </w:rPr>
        <w:drawing>
          <wp:inline distT="0" distB="0" distL="0" distR="0" wp14:anchorId="3F8F92F3" wp14:editId="02053CD0">
            <wp:extent cx="2012867" cy="1006675"/>
            <wp:effectExtent l="0" t="0" r="6985" b="3175"/>
            <wp:docPr id="1763648429" name="Picture 176364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8429" name="Picture 17636484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7475" cy="1013981"/>
                    </a:xfrm>
                    <a:prstGeom prst="rect">
                      <a:avLst/>
                    </a:prstGeom>
                  </pic:spPr>
                </pic:pic>
              </a:graphicData>
            </a:graphic>
          </wp:inline>
        </w:drawing>
      </w:r>
    </w:p>
    <w:p w14:paraId="3139903E" w14:textId="5E717A58" w:rsidR="00BE5DA3" w:rsidRDefault="00BE5DA3" w:rsidP="00BE5DA3">
      <w:pPr>
        <w:ind w:left="1080"/>
        <w:jc w:val="both"/>
      </w:pPr>
      <w:r>
        <w:t>This fault tree includes the logical events that could result in a collision within the intersection. For example, an accident within the intersection and the malfunction of the Traffic Accident system would lead to a chain accident. Or, Traffic Lights not being switched on on time, allowing an emergency vehicle into the intersection while there is still traffic within the intersection, and much more. All these events could lead to a possible collision within the intersection and the specification of the model</w:t>
      </w:r>
      <w:r w:rsidR="0023267E">
        <w:t>,</w:t>
      </w:r>
      <w:r>
        <w:t xml:space="preserve"> and the implementation need to be checked against each event.</w:t>
      </w:r>
    </w:p>
    <w:p w14:paraId="25AA8802" w14:textId="77777777" w:rsidR="00811344" w:rsidRDefault="00811344" w:rsidP="00811344">
      <w:pPr>
        <w:jc w:val="both"/>
      </w:pPr>
    </w:p>
    <w:p w14:paraId="5FAB6696" w14:textId="6B173A18" w:rsidR="007812D8" w:rsidRPr="007812D8" w:rsidRDefault="00E836B2" w:rsidP="00992382">
      <w:pPr>
        <w:pStyle w:val="Heading1"/>
      </w:pPr>
      <w:r>
        <w:t>Implementation</w:t>
      </w:r>
    </w:p>
    <w:p w14:paraId="5028B87C" w14:textId="4E0E1AE0" w:rsidR="32165FA0" w:rsidRDefault="32165FA0" w:rsidP="00D115A9">
      <w:pPr>
        <w:pStyle w:val="Heading2"/>
      </w:pPr>
      <w:r>
        <w:t>Introduction</w:t>
      </w:r>
    </w:p>
    <w:p w14:paraId="6C1E8EED" w14:textId="77777777" w:rsidR="00645754" w:rsidRDefault="32165FA0" w:rsidP="00CC3569">
      <w:pPr>
        <w:jc w:val="both"/>
      </w:pPr>
      <w:r w:rsidRPr="32165FA0">
        <w:t>For the implementation, two use cases, the acceleration of emergency vehicles and the smart street lighting, were selected. The decision was made in favor of these two use cases because both run on one shared system and show the advantages of a smart city environment in an easily understandable</w:t>
      </w:r>
      <w:r w:rsidR="00645754">
        <w:t xml:space="preserve"> </w:t>
      </w:r>
      <w:r w:rsidRPr="32165FA0">
        <w:t>way.</w:t>
      </w:r>
    </w:p>
    <w:p w14:paraId="04BA4A26" w14:textId="77777777" w:rsidR="00503AA6" w:rsidRDefault="32165FA0" w:rsidP="00CC3569">
      <w:pPr>
        <w:jc w:val="both"/>
      </w:pPr>
      <w:r w:rsidRPr="32165FA0">
        <w:t xml:space="preserve">The topology of a simple traffic intersection with four arms was chosen, because it resembles the most universal example without any special boundary conditions. The goal was to simulate an intersection that controls the flow of the vehicles in a simple time-fixed manner with an ensured acceleration of emergency vehicles. The acceleration was realized </w:t>
      </w:r>
      <w:r w:rsidRPr="32165FA0">
        <w:t>by allowing a fast switch to a green signal for the direction in which the emergency vehicle is approaching and by holding this state until it passed the intersection. The smart lighting aspect was integrated by turning on the lights when a citizen that crosses the intersection is detected.</w:t>
      </w:r>
    </w:p>
    <w:p w14:paraId="231D0AA3" w14:textId="77777777" w:rsidR="00503AA6" w:rsidRDefault="00503AA6" w:rsidP="00CC3569">
      <w:pPr>
        <w:jc w:val="both"/>
      </w:pPr>
    </w:p>
    <w:p w14:paraId="7A1ACC56" w14:textId="77777777" w:rsidR="00503AA6" w:rsidRDefault="32165FA0" w:rsidP="00CC3569">
      <w:pPr>
        <w:jc w:val="both"/>
      </w:pPr>
      <w:r w:rsidRPr="32165FA0">
        <w:t>As the whole system should be simulated, a simulation environment for multiple embedded systems was needed. The online electronics simulation suite “TinkerCAD” offers a free and straightforward possibility of simulating prototypes of simple embedded systems that are based on Arduino microcontroller platforms. It was therefore used in the implementation.</w:t>
      </w:r>
    </w:p>
    <w:p w14:paraId="6F4880CA" w14:textId="77777777" w:rsidR="00196715" w:rsidRDefault="32165FA0" w:rsidP="00CC3569">
      <w:pPr>
        <w:jc w:val="both"/>
      </w:pPr>
      <w:r w:rsidRPr="32165FA0">
        <w:t>Because of the earlier developed design, the whole system needed four Arduinos for the end nodes located at each arm and one Arduino acting as the Traffic Manager. To replicate the intersection and to make the working principle more understandable, the four end nodes were placed in the pattern of a cross while the Traffic Manager was placed in the middle.</w:t>
      </w:r>
      <w:r>
        <w:br/>
      </w:r>
      <w:r w:rsidRPr="32165FA0">
        <w:t xml:space="preserve"> As stated in the design, each end node consists out of the controller and peripherals connected to it. The peripherals of each end node in the selected use cases (traffic lights, street lights and cameras) were simulated by LEDs, a PIR sensor and a simple pushbutton.</w:t>
      </w:r>
      <w:r>
        <w:br/>
      </w:r>
      <w:r w:rsidRPr="32165FA0">
        <w:t xml:space="preserve"> As there was no possibility of simulating a camera detecting the approaching entities and their direction of movement, the assumption that the PIR sensor is only triggered by entities that are going to cross the intersection straight ahead, was made. The network connection between the nodes and the Traffic Manager was implemented by an I2C bus with the Traffic Manager acting as a master and the end nodes acting as slaves.</w:t>
      </w:r>
    </w:p>
    <w:p w14:paraId="4F6408B4" w14:textId="0F0DA86F" w:rsidR="32165FA0" w:rsidRDefault="32165FA0" w:rsidP="00847273">
      <w:pPr>
        <w:pStyle w:val="Caption"/>
      </w:pPr>
      <w:r w:rsidRPr="32165FA0">
        <w:t xml:space="preserve"> </w:t>
      </w:r>
      <w:r>
        <w:rPr>
          <w:noProof/>
        </w:rPr>
        <w:drawing>
          <wp:inline distT="0" distB="0" distL="0" distR="0" wp14:anchorId="1DB7016B" wp14:editId="7F955C12">
            <wp:extent cx="2629320" cy="1807658"/>
            <wp:effectExtent l="0" t="0" r="0" b="2540"/>
            <wp:docPr id="1873009314" name="Picture 187300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7011" cy="1826696"/>
                    </a:xfrm>
                    <a:prstGeom prst="rect">
                      <a:avLst/>
                    </a:prstGeom>
                  </pic:spPr>
                </pic:pic>
              </a:graphicData>
            </a:graphic>
          </wp:inline>
        </w:drawing>
      </w:r>
      <w:r>
        <w:br/>
      </w:r>
      <w:r w:rsidR="00C44A41">
        <w:t xml:space="preserve">Figure n </w:t>
      </w:r>
      <w:r w:rsidR="000532D8">
        <w:t>–</w:t>
      </w:r>
      <w:r w:rsidR="00C44A41">
        <w:t xml:space="preserve"> </w:t>
      </w:r>
      <w:r w:rsidR="000532D8">
        <w:t xml:space="preserve">Setup of the </w:t>
      </w:r>
      <w:r w:rsidR="00847273">
        <w:t>Simulation in TinkerCAD</w:t>
      </w:r>
    </w:p>
    <w:p w14:paraId="756DD1AC" w14:textId="77777777" w:rsidR="000C30D1" w:rsidRDefault="000C30D1" w:rsidP="00A810E0">
      <w:pPr>
        <w:jc w:val="both"/>
      </w:pPr>
      <w:r w:rsidRPr="004E211F">
        <w:t>The actual implementation of t</w:t>
      </w:r>
      <w:r>
        <w:t>he system required the implementation of two sub-systems, Traffic Manager and End Node, as those individual systems are running separate hardware platforms, and the functionalities of the overall system are distributed between them.</w:t>
      </w:r>
    </w:p>
    <w:p w14:paraId="1111B830" w14:textId="77777777" w:rsidR="000C30D1" w:rsidRDefault="000C30D1" w:rsidP="00A810E0">
      <w:pPr>
        <w:jc w:val="both"/>
      </w:pPr>
    </w:p>
    <w:p w14:paraId="50E72C8A" w14:textId="273CF848" w:rsidR="00D16C48" w:rsidRDefault="000C30D1" w:rsidP="00A810E0">
      <w:pPr>
        <w:jc w:val="both"/>
      </w:pPr>
      <w:r>
        <w:lastRenderedPageBreak/>
        <w:t>For the implementation of the Traffic Manager, the needed parts of the software were determined by identifying the needed functionalities from the design.</w:t>
      </w:r>
    </w:p>
    <w:p w14:paraId="5C8C0618" w14:textId="77777777" w:rsidR="00D16C48" w:rsidRDefault="00D16C48" w:rsidP="00D16C48">
      <w:pPr>
        <w:rPr>
          <w:noProof/>
        </w:rPr>
      </w:pPr>
    </w:p>
    <w:p w14:paraId="7D5D0AA2" w14:textId="4CB1D02C" w:rsidR="000C30D1" w:rsidRDefault="008809BD" w:rsidP="00D16C48">
      <w:r>
        <w:rPr>
          <w:noProof/>
        </w:rPr>
        <w:drawing>
          <wp:inline distT="0" distB="0" distL="0" distR="0" wp14:anchorId="163C3491" wp14:editId="486E5B4F">
            <wp:extent cx="2586351" cy="1257300"/>
            <wp:effectExtent l="0" t="0" r="5080" b="0"/>
            <wp:docPr id="1823844170" name="Picture 1823844170"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4170" name="Grafik 1" descr="Ein Bild, das Text, Diagramm, Screenshot, Rechteck enthält.&#10;&#10;Automatisch generierte Beschreibung"/>
                    <pic:cNvPicPr/>
                  </pic:nvPicPr>
                  <pic:blipFill rotWithShape="1">
                    <a:blip r:embed="rId21"/>
                    <a:srcRect l="13707" t="19618" r="24495" b="27799"/>
                    <a:stretch/>
                  </pic:blipFill>
                  <pic:spPr bwMode="auto">
                    <a:xfrm>
                      <a:off x="0" y="0"/>
                      <a:ext cx="2614237" cy="1270856"/>
                    </a:xfrm>
                    <a:prstGeom prst="rect">
                      <a:avLst/>
                    </a:prstGeom>
                    <a:ln>
                      <a:noFill/>
                    </a:ln>
                    <a:extLst>
                      <a:ext uri="{53640926-AAD7-44D8-BBD7-CCE9431645EC}">
                        <a14:shadowObscured xmlns:a14="http://schemas.microsoft.com/office/drawing/2010/main"/>
                      </a:ext>
                    </a:extLst>
                  </pic:spPr>
                </pic:pic>
              </a:graphicData>
            </a:graphic>
          </wp:inline>
        </w:drawing>
      </w:r>
    </w:p>
    <w:p w14:paraId="4EF1F74F" w14:textId="13B1D472" w:rsidR="00D16C48" w:rsidRDefault="00D16C48" w:rsidP="00D16C48">
      <w:pPr>
        <w:pStyle w:val="Caption"/>
      </w:pPr>
      <w:r>
        <w:t>Figure n – Architecture of the chosen use cases</w:t>
      </w:r>
    </w:p>
    <w:p w14:paraId="577EBB2C" w14:textId="77777777" w:rsidR="00800602" w:rsidRDefault="00800602" w:rsidP="00A810E0">
      <w:pPr>
        <w:jc w:val="both"/>
      </w:pPr>
      <w:r>
        <w:t>Three main parts were identified as being necessary for the implementation of the Traffic Manager in the desired use case:</w:t>
      </w:r>
    </w:p>
    <w:p w14:paraId="33DF76DA" w14:textId="77777777" w:rsidR="00800602" w:rsidRDefault="00800602" w:rsidP="00A810E0">
      <w:pPr>
        <w:pStyle w:val="ListParagraph"/>
        <w:numPr>
          <w:ilvl w:val="0"/>
          <w:numId w:val="10"/>
        </w:numPr>
        <w:spacing w:after="160" w:line="259" w:lineRule="auto"/>
        <w:jc w:val="both"/>
      </w:pPr>
      <w:r>
        <w:t>Communication subsystem</w:t>
      </w:r>
    </w:p>
    <w:p w14:paraId="1EDF6A4E" w14:textId="77777777" w:rsidR="00800602" w:rsidRDefault="00800602" w:rsidP="00A810E0">
      <w:pPr>
        <w:pStyle w:val="ListParagraph"/>
        <w:numPr>
          <w:ilvl w:val="0"/>
          <w:numId w:val="9"/>
        </w:numPr>
        <w:spacing w:after="160" w:line="259" w:lineRule="auto"/>
        <w:jc w:val="both"/>
      </w:pPr>
      <w:r>
        <w:t>Logic controller for the traffic lights</w:t>
      </w:r>
    </w:p>
    <w:p w14:paraId="7BFDF565" w14:textId="1003AF63" w:rsidR="00800602" w:rsidRDefault="00800602" w:rsidP="00A810E0">
      <w:pPr>
        <w:pStyle w:val="ListParagraph"/>
        <w:numPr>
          <w:ilvl w:val="0"/>
          <w:numId w:val="9"/>
        </w:numPr>
        <w:spacing w:after="160" w:line="259" w:lineRule="auto"/>
        <w:jc w:val="both"/>
      </w:pPr>
      <w:r>
        <w:t xml:space="preserve">Logic controller for the </w:t>
      </w:r>
      <w:r w:rsidR="0023267E">
        <w:t>streetlights</w:t>
      </w:r>
    </w:p>
    <w:p w14:paraId="689E68E4" w14:textId="4A0B41BB" w:rsidR="00A810E0" w:rsidRDefault="00800602" w:rsidP="00A810E0">
      <w:pPr>
        <w:jc w:val="both"/>
      </w:pPr>
      <w:r>
        <w:t>Because of the independently working functionalities for the traffic lights and the streetlights, the decision</w:t>
      </w:r>
      <w:r w:rsidR="00822795">
        <w:t xml:space="preserve"> </w:t>
      </w:r>
      <w:r>
        <w:t>to implement them as independently working tasks was made. As the communication system is used by both tasks, it was considered as a shared resource and implemented as a third task.</w:t>
      </w:r>
    </w:p>
    <w:p w14:paraId="36871654" w14:textId="30D800B8" w:rsidR="00A810E0" w:rsidRDefault="00800602" w:rsidP="00A810E0">
      <w:pPr>
        <w:jc w:val="both"/>
      </w:pPr>
      <w:r>
        <w:t xml:space="preserve">To simulate the communication of the Traffic Manager with the </w:t>
      </w:r>
      <w:r w:rsidR="0023267E">
        <w:t>Smart City</w:t>
      </w:r>
      <w:r>
        <w:t xml:space="preserve"> Server and to add the possibility of observing the systems’ status, a fourth task was added.</w:t>
      </w:r>
    </w:p>
    <w:p w14:paraId="4D477E2E" w14:textId="77777777" w:rsidR="008A61A8" w:rsidRDefault="00800602" w:rsidP="00A810E0">
      <w:pPr>
        <w:jc w:val="both"/>
      </w:pPr>
      <w:r>
        <w:t>The tasks’ periods were chosen by taking their functionality and the conception of the whole system into consideration. As the communication subsystem is needed to distribute the commands of the logic controller subsystems as fast as possible and poll the values of the sensors below the system’s timestep of 1s, a period of 100ms was chosen. Because the logic controllers only need to decide every second if there should be a switching command sent, the periods of these two tasks were set to 1s. As seen later, their computation time is negligible so having a slightly larger period than 1s has no negative impact on the system.</w:t>
      </w:r>
    </w:p>
    <w:p w14:paraId="7B145E9E" w14:textId="049E19D9" w:rsidR="00800602" w:rsidRPr="000C30D1" w:rsidRDefault="00800602" w:rsidP="003B27F7">
      <w:pPr>
        <w:jc w:val="both"/>
      </w:pPr>
      <w:r>
        <w:t>The period of the fourth task was set to 2s as it was found out to be sufficient to being informed about errors every two seconds.</w:t>
      </w:r>
    </w:p>
    <w:p w14:paraId="22C46164" w14:textId="26829EB7" w:rsidR="32165FA0" w:rsidRDefault="32165FA0" w:rsidP="32165FA0">
      <w:pPr>
        <w:pStyle w:val="Heading2"/>
      </w:pPr>
      <w:r>
        <w:t xml:space="preserve">Traffic </w:t>
      </w:r>
      <w:r w:rsidR="00503AA6">
        <w:t>Manager</w:t>
      </w:r>
    </w:p>
    <w:p w14:paraId="7864FB4B" w14:textId="57DDCCBC" w:rsidR="005873AD" w:rsidRDefault="005873AD" w:rsidP="00945A74">
      <w:pPr>
        <w:jc w:val="both"/>
      </w:pPr>
      <w:r>
        <w:t xml:space="preserve">The proper execution of tasks needs a scheduler </w:t>
      </w:r>
      <w:r w:rsidRPr="0023267E">
        <w:t>which</w:t>
      </w:r>
      <w:r>
        <w:t xml:space="preserve"> the Arduino is lacking by default, so a simple RMS was implemented as a first step. Due to the low utilization of the CPU by the tasks and the limited technical possibilities of the Arduino language, the scheduler was implemented without the feature of preemption.</w:t>
      </w:r>
      <w:r>
        <w:br/>
        <w:t xml:space="preserve">It consists out of three main components: a struct called “Task” for defining tasks with their attributes, </w:t>
      </w:r>
      <w:r>
        <w:t>a task set made from an array of tasks and a method used for calling the scheduler.</w:t>
      </w:r>
    </w:p>
    <w:p w14:paraId="0447803B" w14:textId="77777777" w:rsidR="004E2A41" w:rsidRDefault="004E2A41" w:rsidP="00945A74">
      <w:pPr>
        <w:jc w:val="both"/>
      </w:pPr>
    </w:p>
    <w:p w14:paraId="3F228491" w14:textId="77777777" w:rsidR="004E2A41" w:rsidRPr="00A22220" w:rsidRDefault="004E2A41" w:rsidP="000C2D6C">
      <w:pPr>
        <w:pStyle w:val="Heading3"/>
      </w:pPr>
      <w:r w:rsidRPr="00A22220">
        <w:t xml:space="preserve">Struct “Task” and the task set </w:t>
      </w:r>
    </w:p>
    <w:p w14:paraId="2A4476E9" w14:textId="77777777" w:rsidR="004E2A41" w:rsidRDefault="004E2A41" w:rsidP="00945A74">
      <w:pPr>
        <w:jc w:val="both"/>
      </w:pPr>
      <w:r>
        <w:t>The struct “Task” contains five fields:</w:t>
      </w:r>
    </w:p>
    <w:p w14:paraId="21237E06" w14:textId="77777777" w:rsidR="006E4CE9" w:rsidRDefault="004E2A41" w:rsidP="00945A74">
      <w:pPr>
        <w:pStyle w:val="ListParagraph"/>
        <w:numPr>
          <w:ilvl w:val="0"/>
          <w:numId w:val="13"/>
        </w:numPr>
        <w:jc w:val="both"/>
      </w:pPr>
      <w:r>
        <w:t>id [byte]: used to give the task a unique ID.</w:t>
      </w:r>
    </w:p>
    <w:p w14:paraId="441D0CD6" w14:textId="77777777" w:rsidR="006E4CE9" w:rsidRDefault="004E2A41" w:rsidP="00945A74">
      <w:pPr>
        <w:pStyle w:val="ListParagraph"/>
        <w:numPr>
          <w:ilvl w:val="0"/>
          <w:numId w:val="13"/>
        </w:numPr>
        <w:jc w:val="both"/>
      </w:pPr>
      <w:r>
        <w:t>period [unsigned int]: used to define the tasks’ period in ms.</w:t>
      </w:r>
    </w:p>
    <w:p w14:paraId="6CE11A9E" w14:textId="77777777" w:rsidR="006E4CE9" w:rsidRDefault="004E2A41" w:rsidP="00945A74">
      <w:pPr>
        <w:pStyle w:val="ListParagraph"/>
        <w:numPr>
          <w:ilvl w:val="0"/>
          <w:numId w:val="13"/>
        </w:numPr>
        <w:jc w:val="both"/>
      </w:pPr>
      <w:r>
        <w:t>executionTime [unsigned int]: used to store the measured duration of the tasks’ execution in us.</w:t>
      </w:r>
    </w:p>
    <w:p w14:paraId="2148C7DD" w14:textId="77777777" w:rsidR="006E4CE9" w:rsidRDefault="004E2A41" w:rsidP="00945A74">
      <w:pPr>
        <w:pStyle w:val="ListParagraph"/>
        <w:numPr>
          <w:ilvl w:val="0"/>
          <w:numId w:val="13"/>
        </w:numPr>
        <w:jc w:val="both"/>
      </w:pPr>
      <w:r>
        <w:t>lastExecutionTime [unsigned long]: used to store a timestamp of the tasks’ last execution since the start of the system in ms.</w:t>
      </w:r>
    </w:p>
    <w:p w14:paraId="2AE7DC32" w14:textId="0FFABD9C" w:rsidR="004E2A41" w:rsidRDefault="004E2A41" w:rsidP="00945A74">
      <w:pPr>
        <w:pStyle w:val="ListParagraph"/>
        <w:numPr>
          <w:ilvl w:val="0"/>
          <w:numId w:val="13"/>
        </w:numPr>
        <w:jc w:val="both"/>
      </w:pPr>
      <w:r>
        <w:t>taskFunction [function pointer]: function pointer to the function that is associated to the task.</w:t>
      </w:r>
    </w:p>
    <w:p w14:paraId="199A82E8" w14:textId="77777777" w:rsidR="00A22220" w:rsidRDefault="004E2A41" w:rsidP="00A22220">
      <w:pPr>
        <w:jc w:val="both"/>
      </w:pPr>
      <w:r>
        <w:t>As mentioned, the task set consists of an array from the type “Task”. It is used to store the information of each task and associates a function to be called when the task should be executed.</w:t>
      </w:r>
    </w:p>
    <w:p w14:paraId="359220A7" w14:textId="77777777" w:rsidR="00A22220" w:rsidRDefault="00A22220" w:rsidP="00A22220">
      <w:pPr>
        <w:jc w:val="both"/>
      </w:pPr>
    </w:p>
    <w:p w14:paraId="764C5F4D" w14:textId="66CBC06D" w:rsidR="004E2A41" w:rsidRPr="00A22220" w:rsidRDefault="004E2A41" w:rsidP="000C2D6C">
      <w:pPr>
        <w:pStyle w:val="Heading3"/>
      </w:pPr>
      <w:r w:rsidRPr="00A22220">
        <w:t>Functions “runRMS” and “executeTask” of the</w:t>
      </w:r>
      <w:r w:rsidR="00A22220" w:rsidRPr="00A22220">
        <w:t xml:space="preserve"> </w:t>
      </w:r>
      <w:r w:rsidRPr="00A22220">
        <w:t>scheduler</w:t>
      </w:r>
    </w:p>
    <w:p w14:paraId="6AF10CF3" w14:textId="2D9EFF86" w:rsidR="004E2A41" w:rsidRDefault="00A22220" w:rsidP="00945A74">
      <w:pPr>
        <w:jc w:val="both"/>
      </w:pPr>
      <w:r>
        <w:t>To</w:t>
      </w:r>
      <w:r w:rsidR="004E2A41">
        <w:t xml:space="preserve"> work properly, the scheduler needs a function to be called frequently (ideally continuously) that manages and ensures the proper execution of the tasks. For this purpose, the function “runRMS” was implemented. It has a very simplistic working procedure that realizes the functionality of a Rate Monotonic Scheduler. When the function is called, it follows these steps:</w:t>
      </w:r>
    </w:p>
    <w:p w14:paraId="6BADBE43" w14:textId="77777777" w:rsidR="00B06A59" w:rsidRDefault="004E2A41" w:rsidP="00945A74">
      <w:pPr>
        <w:pStyle w:val="ListParagraph"/>
        <w:numPr>
          <w:ilvl w:val="0"/>
          <w:numId w:val="14"/>
        </w:numPr>
        <w:jc w:val="both"/>
      </w:pPr>
      <w:r>
        <w:t>Setting up an empty pointer of the type “Task”.</w:t>
      </w:r>
    </w:p>
    <w:p w14:paraId="26B718B7" w14:textId="77777777" w:rsidR="00B06A59" w:rsidRDefault="004E2A41" w:rsidP="00945A74">
      <w:pPr>
        <w:pStyle w:val="ListParagraph"/>
        <w:numPr>
          <w:ilvl w:val="0"/>
          <w:numId w:val="14"/>
        </w:numPr>
        <w:jc w:val="both"/>
      </w:pPr>
      <w:r>
        <w:t>Getting the current timestamp.</w:t>
      </w:r>
    </w:p>
    <w:p w14:paraId="3A27C439" w14:textId="77777777" w:rsidR="00B06A59" w:rsidRDefault="004E2A41" w:rsidP="00945A74">
      <w:pPr>
        <w:pStyle w:val="ListParagraph"/>
        <w:numPr>
          <w:ilvl w:val="0"/>
          <w:numId w:val="14"/>
        </w:numPr>
        <w:jc w:val="both"/>
      </w:pPr>
      <w:r>
        <w:t>Iterating over the task set:</w:t>
      </w:r>
    </w:p>
    <w:p w14:paraId="488051BC" w14:textId="47B04730" w:rsidR="00B06A59" w:rsidRDefault="004E2A41" w:rsidP="00945A74">
      <w:pPr>
        <w:pStyle w:val="ListParagraph"/>
        <w:numPr>
          <w:ilvl w:val="1"/>
          <w:numId w:val="14"/>
        </w:numPr>
        <w:jc w:val="both"/>
      </w:pPr>
      <w:r>
        <w:t>Calculating if the task needs to be executed.</w:t>
      </w:r>
      <w:r>
        <w:br/>
        <w:t xml:space="preserve">If not: </w:t>
      </w:r>
      <w:r w:rsidR="0023267E">
        <w:t>continue</w:t>
      </w:r>
      <w:r>
        <w:t xml:space="preserve"> with the next iteration.</w:t>
      </w:r>
    </w:p>
    <w:p w14:paraId="1B6E2D14" w14:textId="77777777" w:rsidR="00B06A59" w:rsidRDefault="004E2A41" w:rsidP="00945A74">
      <w:pPr>
        <w:pStyle w:val="ListParagraph"/>
        <w:numPr>
          <w:ilvl w:val="1"/>
          <w:numId w:val="14"/>
        </w:numPr>
        <w:jc w:val="both"/>
      </w:pPr>
      <w:r>
        <w:t>Assigning the pointer to the task if the pointer is empty or this task has a shorter period than the task that is already assigned to the pointer.</w:t>
      </w:r>
    </w:p>
    <w:p w14:paraId="41D5788C" w14:textId="50A7EA48" w:rsidR="004E2A41" w:rsidRDefault="004E2A41" w:rsidP="000E4933">
      <w:pPr>
        <w:pStyle w:val="ListParagraph"/>
        <w:numPr>
          <w:ilvl w:val="0"/>
          <w:numId w:val="14"/>
        </w:numPr>
        <w:jc w:val="both"/>
      </w:pPr>
      <w:r>
        <w:t>Checking if there is a task assigned to the pointer, refreshing the tasks’ last execution timestamp</w:t>
      </w:r>
      <w:r w:rsidR="0023267E">
        <w:t>,</w:t>
      </w:r>
      <w:r>
        <w:t xml:space="preserve"> and executing it by calling the “executeTask” function.</w:t>
      </w:r>
    </w:p>
    <w:p w14:paraId="357E614F" w14:textId="54D3B0EF" w:rsidR="004E2A41" w:rsidRDefault="004E2A41" w:rsidP="00945A74">
      <w:pPr>
        <w:jc w:val="both"/>
      </w:pPr>
      <w:r>
        <w:t>The called function “executeTask” stores a timestamp before execution, calls the function that is referenced by the tasks’ function pointer</w:t>
      </w:r>
      <w:r w:rsidR="0023267E">
        <w:t>,</w:t>
      </w:r>
      <w:r>
        <w:t xml:space="preserve"> and gets a second timestamp to update information of the last duration of the execution.</w:t>
      </w:r>
    </w:p>
    <w:p w14:paraId="4C67F45B" w14:textId="08F623B8" w:rsidR="004E2A41" w:rsidRDefault="004E2A41" w:rsidP="00945A74">
      <w:pPr>
        <w:jc w:val="both"/>
      </w:pPr>
      <w:r>
        <w:t xml:space="preserve">As the function “runRMS” needs to be called as continuously as possible, it is the only function that gets called in the main loop. Its operation is only interrupted by the duration of the execution of the functions of the tasks. Because of the </w:t>
      </w:r>
      <w:r w:rsidR="0023267E">
        <w:t>lack of</w:t>
      </w:r>
      <w:r>
        <w:t xml:space="preserve"> </w:t>
      </w:r>
      <w:r>
        <w:lastRenderedPageBreak/>
        <w:t xml:space="preserve">preemption, the tasks needed to be designed as non-blocking and with </w:t>
      </w:r>
      <w:r w:rsidR="0023267E">
        <w:t>the</w:t>
      </w:r>
      <w:r>
        <w:t xml:space="preserve"> shortest possible execution time. This fact also removes the need of blocking mechanisms because there is no concurrent access of variables possible.</w:t>
      </w:r>
    </w:p>
    <w:p w14:paraId="4D5E87EE" w14:textId="77777777" w:rsidR="005F3B13" w:rsidRDefault="005F3B13" w:rsidP="00945A74">
      <w:pPr>
        <w:jc w:val="both"/>
      </w:pPr>
    </w:p>
    <w:p w14:paraId="3C862466" w14:textId="75FD4518" w:rsidR="008E2991" w:rsidRDefault="008E2991" w:rsidP="000C2D6C">
      <w:pPr>
        <w:pStyle w:val="Heading3"/>
      </w:pPr>
      <w:r w:rsidRPr="008E2991">
        <w:t>Subsystems of the Traffic Manager</w:t>
      </w:r>
    </w:p>
    <w:p w14:paraId="6A549A36" w14:textId="77777777" w:rsidR="0043661B" w:rsidRDefault="0043661B" w:rsidP="0043661B">
      <w:pPr>
        <w:jc w:val="both"/>
      </w:pPr>
      <w:r>
        <w:t>After the implementation and testing of the scheduler, the four tasks that provide the functionalities of the subsystems were implemented.</w:t>
      </w:r>
    </w:p>
    <w:p w14:paraId="4AAD0639" w14:textId="066450D7" w:rsidR="0043661B" w:rsidRDefault="0043661B" w:rsidP="0043661B">
      <w:pPr>
        <w:jc w:val="both"/>
      </w:pPr>
      <w:r>
        <w:t xml:space="preserve">As all subsystems of the Traffic Manager deploy controlling commands to the connected End Nodes and therefore an overview of all End Nodes is needed, </w:t>
      </w:r>
      <w:r w:rsidR="0023267E">
        <w:t>a</w:t>
      </w:r>
      <w:r>
        <w:t xml:space="preserve"> struct called “EndNode” and a matching array </w:t>
      </w:r>
      <w:r w:rsidR="0023267E">
        <w:t>were</w:t>
      </w:r>
      <w:r>
        <w:t xml:space="preserve"> created prior to the implementation of the tasks. It consists of four fields:</w:t>
      </w:r>
    </w:p>
    <w:p w14:paraId="6AD4952B" w14:textId="77777777" w:rsidR="0043661B" w:rsidRDefault="0043661B" w:rsidP="0043661B">
      <w:pPr>
        <w:pStyle w:val="ListParagraph"/>
        <w:numPr>
          <w:ilvl w:val="0"/>
          <w:numId w:val="15"/>
        </w:numPr>
        <w:spacing w:after="160" w:line="259" w:lineRule="auto"/>
        <w:jc w:val="both"/>
      </w:pPr>
      <w:r>
        <w:t xml:space="preserve">i2c_address [byte]: contains the </w:t>
      </w:r>
      <w:r>
        <w:rPr>
          <w:bCs/>
        </w:rPr>
        <w:t>I</w:t>
      </w:r>
      <w:r w:rsidRPr="00445333">
        <w:rPr>
          <w:bCs/>
          <w:vertAlign w:val="superscript"/>
        </w:rPr>
        <w:t>2</w:t>
      </w:r>
      <w:r>
        <w:rPr>
          <w:bCs/>
        </w:rPr>
        <w:t>C</w:t>
      </w:r>
      <w:r>
        <w:t xml:space="preserve"> address of the receiver.</w:t>
      </w:r>
    </w:p>
    <w:p w14:paraId="786B7200" w14:textId="77777777" w:rsidR="0043661B" w:rsidRDefault="0043661B" w:rsidP="0043661B">
      <w:pPr>
        <w:pStyle w:val="ListParagraph"/>
        <w:numPr>
          <w:ilvl w:val="0"/>
          <w:numId w:val="15"/>
        </w:numPr>
        <w:spacing w:after="160" w:line="259" w:lineRule="auto"/>
        <w:jc w:val="both"/>
      </w:pPr>
      <w:r>
        <w:t>location [char]: char to specify the location of the End Node (e.g. ‘n’ for north).</w:t>
      </w:r>
    </w:p>
    <w:p w14:paraId="4D01730B" w14:textId="77777777" w:rsidR="0043661B" w:rsidRDefault="0043661B" w:rsidP="0043661B">
      <w:pPr>
        <w:pStyle w:val="ListParagraph"/>
        <w:numPr>
          <w:ilvl w:val="0"/>
          <w:numId w:val="15"/>
        </w:numPr>
        <w:spacing w:after="160" w:line="259" w:lineRule="auto"/>
        <w:jc w:val="both"/>
      </w:pPr>
      <w:r>
        <w:t>emergencyApproaching [bool]: flag that is set, when an approaching emergency vehicle was detected.</w:t>
      </w:r>
    </w:p>
    <w:p w14:paraId="4BA74F60" w14:textId="77777777" w:rsidR="0043661B" w:rsidRDefault="0043661B" w:rsidP="0043661B">
      <w:pPr>
        <w:pStyle w:val="ListParagraph"/>
        <w:numPr>
          <w:ilvl w:val="0"/>
          <w:numId w:val="15"/>
        </w:numPr>
        <w:spacing w:after="160" w:line="259" w:lineRule="auto"/>
        <w:jc w:val="both"/>
      </w:pPr>
      <w:r>
        <w:t>citizenDetected [bool]: flag that is set, when a citizen that wants to cross the intersection straight ahead was detected.</w:t>
      </w:r>
    </w:p>
    <w:p w14:paraId="2F546A4D" w14:textId="4C6EC6FF" w:rsidR="00390FE8" w:rsidRPr="00A007E6" w:rsidRDefault="00390FE8" w:rsidP="00A007E6">
      <w:pPr>
        <w:jc w:val="both"/>
        <w:rPr>
          <w:b/>
        </w:rPr>
      </w:pPr>
      <w:r w:rsidRPr="00A007E6">
        <w:rPr>
          <w:b/>
        </w:rPr>
        <w:t>Task 1: communication subsystem</w:t>
      </w:r>
    </w:p>
    <w:p w14:paraId="4123D6BA" w14:textId="77777777" w:rsidR="00A007E6" w:rsidRDefault="00A007E6" w:rsidP="00A007E6">
      <w:pPr>
        <w:jc w:val="both"/>
      </w:pPr>
      <w:r>
        <w:t>Because of the periodic operation due to the chosen scheduling algorithm, the decision to implement a buffer for the messages to be transmitted was made. To encapsulate the data of the message, a struct called “Message” was created. It consists of three fields:</w:t>
      </w:r>
    </w:p>
    <w:p w14:paraId="57066B62" w14:textId="5B0C1620" w:rsidR="00A007E6" w:rsidRDefault="00A007E6" w:rsidP="00A007E6">
      <w:pPr>
        <w:pStyle w:val="ListParagraph"/>
        <w:numPr>
          <w:ilvl w:val="0"/>
          <w:numId w:val="22"/>
        </w:numPr>
        <w:jc w:val="both"/>
      </w:pPr>
      <w:r>
        <w:t>receiver</w:t>
      </w:r>
      <w:r w:rsidR="00692F3E">
        <w:t xml:space="preserve"> </w:t>
      </w:r>
      <w:r>
        <w:t>[byte]: contains the I</w:t>
      </w:r>
      <w:r w:rsidRPr="00A007E6">
        <w:rPr>
          <w:vertAlign w:val="superscript"/>
        </w:rPr>
        <w:t>2</w:t>
      </w:r>
      <w:r>
        <w:t>C of the receiver.</w:t>
      </w:r>
    </w:p>
    <w:p w14:paraId="2C3FADCB" w14:textId="222D2F7F" w:rsidR="00A007E6" w:rsidRDefault="00692F3E" w:rsidP="00A007E6">
      <w:pPr>
        <w:pStyle w:val="ListParagraph"/>
        <w:numPr>
          <w:ilvl w:val="0"/>
          <w:numId w:val="22"/>
        </w:numPr>
        <w:jc w:val="both"/>
      </w:pPr>
      <w:r>
        <w:t>m</w:t>
      </w:r>
      <w:r w:rsidR="00A007E6">
        <w:t>essage</w:t>
      </w:r>
      <w:r>
        <w:t xml:space="preserve"> </w:t>
      </w:r>
      <w:r w:rsidR="00A007E6">
        <w:t>[String]: contains the actual content of the message.</w:t>
      </w:r>
    </w:p>
    <w:p w14:paraId="140E4EB7" w14:textId="41DBE727" w:rsidR="00A007E6" w:rsidRDefault="00A007E6" w:rsidP="00A007E6">
      <w:pPr>
        <w:pStyle w:val="ListParagraph"/>
        <w:numPr>
          <w:ilvl w:val="0"/>
          <w:numId w:val="22"/>
        </w:numPr>
        <w:jc w:val="both"/>
      </w:pPr>
      <w:r>
        <w:t>tx_attempts [byte]: counter to keep track of the transmission attempts of the message.</w:t>
      </w:r>
    </w:p>
    <w:p w14:paraId="2B02C5FC" w14:textId="77777777" w:rsidR="00C57F73" w:rsidRDefault="00C57F73" w:rsidP="00C021DD">
      <w:pPr>
        <w:jc w:val="both"/>
      </w:pPr>
    </w:p>
    <w:p w14:paraId="0AA99A88" w14:textId="4D7FD47A" w:rsidR="00863D6E" w:rsidRDefault="00A007E6" w:rsidP="00C021DD">
      <w:pPr>
        <w:jc w:val="both"/>
      </w:pPr>
      <w:r>
        <w:t>The TX buffer consists of an array of the type “Message”. Its length was later set to 16 as there exist four nodes, the maximum number of TX attempts was set to two</w:t>
      </w:r>
      <w:r w:rsidR="0023267E">
        <w:t>,</w:t>
      </w:r>
      <w:r>
        <w:t xml:space="preserve"> and a maximum of two messages </w:t>
      </w:r>
      <w:r w:rsidR="0023267E">
        <w:t>were</w:t>
      </w:r>
      <w:r>
        <w:t xml:space="preserve"> queued by the traffic light controller at a time. The task itself </w:t>
      </w:r>
      <w:r w:rsidR="00C021DD">
        <w:t>is i</w:t>
      </w:r>
      <w:r>
        <w:t>terating over the TX buffer</w:t>
      </w:r>
      <w:r w:rsidR="00C021DD">
        <w:t xml:space="preserve"> first </w:t>
      </w:r>
      <w:r w:rsidR="00614847">
        <w:t>while performing the following actions</w:t>
      </w:r>
      <w:r>
        <w:t>:</w:t>
      </w:r>
    </w:p>
    <w:p w14:paraId="4103AB43" w14:textId="4CD67E41" w:rsidR="00863D6E" w:rsidRDefault="00A007E6" w:rsidP="00692F3E">
      <w:pPr>
        <w:pStyle w:val="ListParagraph"/>
        <w:numPr>
          <w:ilvl w:val="0"/>
          <w:numId w:val="24"/>
        </w:numPr>
        <w:jc w:val="both"/>
      </w:pPr>
      <w:r>
        <w:t xml:space="preserve">Checking if the current block is empty. If yes, </w:t>
      </w:r>
      <w:r w:rsidR="0023267E">
        <w:t>continue</w:t>
      </w:r>
      <w:r>
        <w:t xml:space="preserve"> with the next block.</w:t>
      </w:r>
    </w:p>
    <w:p w14:paraId="7437502A" w14:textId="77777777" w:rsidR="00863D6E" w:rsidRDefault="00A007E6" w:rsidP="00692F3E">
      <w:pPr>
        <w:pStyle w:val="ListParagraph"/>
        <w:numPr>
          <w:ilvl w:val="0"/>
          <w:numId w:val="24"/>
        </w:numPr>
        <w:jc w:val="both"/>
      </w:pPr>
      <w:r>
        <w:t>Getting the I</w:t>
      </w:r>
      <w:r w:rsidRPr="00863D6E">
        <w:rPr>
          <w:vertAlign w:val="superscript"/>
        </w:rPr>
        <w:t>2</w:t>
      </w:r>
      <w:r>
        <w:t>C of the destination and beginning the transmission</w:t>
      </w:r>
    </w:p>
    <w:p w14:paraId="47D5A500" w14:textId="77777777" w:rsidR="00863D6E" w:rsidRDefault="00A007E6" w:rsidP="00692F3E">
      <w:pPr>
        <w:pStyle w:val="ListParagraph"/>
        <w:numPr>
          <w:ilvl w:val="0"/>
          <w:numId w:val="24"/>
        </w:numPr>
        <w:jc w:val="both"/>
      </w:pPr>
      <w:r>
        <w:t>Transmitting the message string</w:t>
      </w:r>
    </w:p>
    <w:p w14:paraId="31B9F7A4" w14:textId="77777777" w:rsidR="00863D6E" w:rsidRDefault="00A007E6" w:rsidP="00692F3E">
      <w:pPr>
        <w:pStyle w:val="ListParagraph"/>
        <w:numPr>
          <w:ilvl w:val="0"/>
          <w:numId w:val="24"/>
        </w:numPr>
        <w:jc w:val="both"/>
      </w:pPr>
      <w:r>
        <w:t>Ending the transmission and storing the result</w:t>
      </w:r>
    </w:p>
    <w:p w14:paraId="684F3EC0" w14:textId="77777777" w:rsidR="00692F3E" w:rsidRDefault="00A007E6" w:rsidP="00692F3E">
      <w:pPr>
        <w:pStyle w:val="ListParagraph"/>
        <w:numPr>
          <w:ilvl w:val="0"/>
          <w:numId w:val="24"/>
        </w:numPr>
        <w:jc w:val="both"/>
      </w:pPr>
      <w:r>
        <w:t>Checking the result:</w:t>
      </w:r>
    </w:p>
    <w:p w14:paraId="186D2D92" w14:textId="6AD8364D" w:rsidR="00560407" w:rsidRDefault="00A007E6" w:rsidP="00692F3E">
      <w:pPr>
        <w:pStyle w:val="ListParagraph"/>
        <w:jc w:val="both"/>
      </w:pPr>
      <w:r>
        <w:t xml:space="preserve">If the transmission was not successful and the number of the transmission attempts is below the threshold, the number of </w:t>
      </w:r>
      <w:r>
        <w:t xml:space="preserve">attempts would be incremented, and the iteration would continue with the next block </w:t>
      </w:r>
      <w:r w:rsidR="00692F3E">
        <w:t>(</w:t>
      </w:r>
      <w:r>
        <w:t>step 1).</w:t>
      </w:r>
    </w:p>
    <w:p w14:paraId="0C1DD29D" w14:textId="77777777" w:rsidR="00560407" w:rsidRDefault="00A007E6" w:rsidP="00692F3E">
      <w:pPr>
        <w:pStyle w:val="ListParagraph"/>
        <w:jc w:val="both"/>
      </w:pPr>
      <w:r>
        <w:t>If the transmission was not successful and the number of attempts is already above the threshold, an error message will be added to the error message buffer.</w:t>
      </w:r>
    </w:p>
    <w:p w14:paraId="0634266D" w14:textId="37F0B37F" w:rsidR="00870DB7" w:rsidRDefault="00A007E6" w:rsidP="00692F3E">
      <w:pPr>
        <w:pStyle w:val="ListParagraph"/>
        <w:numPr>
          <w:ilvl w:val="0"/>
          <w:numId w:val="24"/>
        </w:numPr>
        <w:jc w:val="both"/>
      </w:pPr>
      <w:r>
        <w:t>Deleting current block and continuing iteration (step 1).</w:t>
      </w:r>
    </w:p>
    <w:p w14:paraId="11703750" w14:textId="77777777" w:rsidR="00692F3E" w:rsidRDefault="00692F3E" w:rsidP="00614847">
      <w:pPr>
        <w:ind w:left="360"/>
        <w:jc w:val="both"/>
      </w:pPr>
    </w:p>
    <w:p w14:paraId="4503F815" w14:textId="1CF11315" w:rsidR="00870DB7" w:rsidRDefault="00614847" w:rsidP="0031517C">
      <w:pPr>
        <w:jc w:val="both"/>
      </w:pPr>
      <w:r>
        <w:t>After the iteration over the TX buffer, the task is i</w:t>
      </w:r>
      <w:r w:rsidR="00A007E6">
        <w:t>terating over the array of End nodes</w:t>
      </w:r>
      <w:r w:rsidR="00854315">
        <w:t xml:space="preserve"> while performing these actions</w:t>
      </w:r>
      <w:r w:rsidR="00A007E6">
        <w:t>:</w:t>
      </w:r>
    </w:p>
    <w:p w14:paraId="10A63F97" w14:textId="77777777" w:rsidR="00870DB7" w:rsidRDefault="00A007E6" w:rsidP="005F346A">
      <w:pPr>
        <w:pStyle w:val="ListParagraph"/>
        <w:numPr>
          <w:ilvl w:val="0"/>
          <w:numId w:val="24"/>
        </w:numPr>
        <w:jc w:val="both"/>
      </w:pPr>
      <w:r>
        <w:t>Requesting a message of the size of two bytes from the End Node and storing the size of the received data.</w:t>
      </w:r>
    </w:p>
    <w:p w14:paraId="76F72931" w14:textId="21C82CF5" w:rsidR="00870DB7" w:rsidRDefault="00A007E6" w:rsidP="005F346A">
      <w:pPr>
        <w:pStyle w:val="ListParagraph"/>
        <w:numPr>
          <w:ilvl w:val="0"/>
          <w:numId w:val="24"/>
        </w:numPr>
        <w:jc w:val="both"/>
      </w:pPr>
      <w:r>
        <w:t>Checking the result and the size of the data waiting in the buffer of the I</w:t>
      </w:r>
      <w:r w:rsidRPr="00870DB7">
        <w:rPr>
          <w:vertAlign w:val="superscript"/>
        </w:rPr>
        <w:t>2</w:t>
      </w:r>
      <w:r>
        <w:t xml:space="preserve">C hardware module. If the size is unequal to two bytes, a message will be added to the error message buffer and the iteration </w:t>
      </w:r>
      <w:r w:rsidR="0023267E">
        <w:t>will</w:t>
      </w:r>
      <w:r>
        <w:t xml:space="preserve"> </w:t>
      </w:r>
      <w:r w:rsidR="0023267E">
        <w:t>continue</w:t>
      </w:r>
      <w:r>
        <w:t xml:space="preserve"> with the next End Node (s</w:t>
      </w:r>
      <w:r w:rsidR="00C57F73">
        <w:t xml:space="preserve">tep </w:t>
      </w:r>
      <w:r w:rsidR="005F346A">
        <w:t>7</w:t>
      </w:r>
      <w:r>
        <w:t>).</w:t>
      </w:r>
    </w:p>
    <w:p w14:paraId="118D84A1" w14:textId="5D8A2743" w:rsidR="00870DB7" w:rsidRDefault="00A007E6" w:rsidP="005F346A">
      <w:pPr>
        <w:pStyle w:val="ListParagraph"/>
        <w:numPr>
          <w:ilvl w:val="0"/>
          <w:numId w:val="24"/>
        </w:numPr>
        <w:jc w:val="both"/>
      </w:pPr>
      <w:r>
        <w:t xml:space="preserve">The two received bytes containing the value of ‘1’ if an emergency vehicle was detected and if a citizen was detected are read </w:t>
      </w:r>
      <w:r w:rsidR="0023267E">
        <w:t>into</w:t>
      </w:r>
      <w:r>
        <w:t xml:space="preserve"> two separate variables of type “char”.</w:t>
      </w:r>
    </w:p>
    <w:p w14:paraId="76BD67DC" w14:textId="517E0C70" w:rsidR="00C51F4D" w:rsidRDefault="00A007E6" w:rsidP="005F346A">
      <w:pPr>
        <w:pStyle w:val="ListParagraph"/>
        <w:numPr>
          <w:ilvl w:val="0"/>
          <w:numId w:val="24"/>
        </w:numPr>
        <w:jc w:val="both"/>
      </w:pPr>
      <w:r>
        <w:t>The value of the variables are checked for being equal to ‘0’ or ‘1’, converted to a bool</w:t>
      </w:r>
      <w:r w:rsidR="0023267E">
        <w:t>,</w:t>
      </w:r>
      <w:r w:rsidR="00C57F73">
        <w:t xml:space="preserve"> </w:t>
      </w:r>
      <w:r>
        <w:t>and stored in the fields “emergencyApproaching”</w:t>
      </w:r>
      <w:r w:rsidR="00C57F73">
        <w:t xml:space="preserve"> </w:t>
      </w:r>
      <w:r>
        <w:t>or “citizenDetected” of the current End Node. If the value diverges from ‘0’ or ‘1’, an error is added to the error message buffer. Continuing with the next iteration (</w:t>
      </w:r>
      <w:r w:rsidR="00C57F73">
        <w:t xml:space="preserve">step </w:t>
      </w:r>
      <w:r w:rsidR="005F346A">
        <w:t>7</w:t>
      </w:r>
      <w:r>
        <w:t>).</w:t>
      </w:r>
    </w:p>
    <w:p w14:paraId="0AAECD54" w14:textId="77777777" w:rsidR="0031517C" w:rsidRDefault="0031517C" w:rsidP="0031517C">
      <w:pPr>
        <w:jc w:val="both"/>
        <w:rPr>
          <w:b/>
          <w:bCs/>
        </w:rPr>
      </w:pPr>
    </w:p>
    <w:p w14:paraId="5F3F3435" w14:textId="05D2FFDF" w:rsidR="0031517C" w:rsidRPr="0031517C" w:rsidRDefault="0031517C" w:rsidP="0031517C">
      <w:pPr>
        <w:jc w:val="both"/>
        <w:rPr>
          <w:b/>
          <w:bCs/>
        </w:rPr>
      </w:pPr>
      <w:r w:rsidRPr="0031517C">
        <w:rPr>
          <w:b/>
          <w:bCs/>
        </w:rPr>
        <w:t>Task 2: logic controller for the traffic lights</w:t>
      </w:r>
    </w:p>
    <w:p w14:paraId="32255BEB" w14:textId="76CB3374" w:rsidR="0031517C" w:rsidRDefault="0031517C" w:rsidP="0031517C">
      <w:pPr>
        <w:jc w:val="both"/>
      </w:pPr>
      <w:r w:rsidRPr="0031517C">
        <w:t>The logic controller of the traffic lights was implemented by a simple Finite State Machine with guarded transitions that rely on a simple counter to allow timed transitions. The timer is made by incrementing a variable every time the task is executed. As the tasks’ period is 1s, the counter is incremented every second and therefore provides the possibility of executing timed actions at a resolution of 1s. Since the accuracy strictly depends on the execution of the task on time, it could be considered a rather crude way of realizing a timer. In this simulation</w:t>
      </w:r>
      <w:r w:rsidR="0023267E">
        <w:t>,</w:t>
      </w:r>
      <w:r w:rsidRPr="0031517C">
        <w:t xml:space="preserve"> the measured deviation was way below 1ms, caused by the lightweight implementation of the scheduler and the low utilization of the CPU, because of this it was considered as being sufficient.</w:t>
      </w:r>
    </w:p>
    <w:p w14:paraId="70BDE908" w14:textId="77777777" w:rsidR="00667296" w:rsidRDefault="00667296" w:rsidP="0031517C">
      <w:pPr>
        <w:jc w:val="both"/>
      </w:pPr>
    </w:p>
    <w:p w14:paraId="73EB476F" w14:textId="77777777" w:rsidR="00667296" w:rsidRDefault="0031517C" w:rsidP="0031517C">
      <w:pPr>
        <w:jc w:val="both"/>
      </w:pPr>
      <w:r w:rsidRPr="0031517C">
        <w:t xml:space="preserve">The state machine itself consists of 11 states to realize the switching sequence of the intersection. The state is encoded numerically and stored in a variable of the type “byte”. The switching logic is implemented by using a switch-case statement. After changing a state, the counter for implementing the timer gets resetted to 0 to prevent an overflow. </w:t>
      </w:r>
      <w:r w:rsidRPr="0031517C">
        <w:lastRenderedPageBreak/>
        <w:t>The states make use of the function “addPacketTX” to send the lamps of the traffic light that should be switched on to the right End Node.</w:t>
      </w:r>
    </w:p>
    <w:p w14:paraId="3A21DC95" w14:textId="77777777" w:rsidR="00667296" w:rsidRDefault="0031517C" w:rsidP="0031517C">
      <w:pPr>
        <w:jc w:val="both"/>
      </w:pPr>
      <w:r w:rsidRPr="0031517C">
        <w:t>To support the acceleration of emergency vehicles, two variables were introduced in the relevant guarded transitions of the state machine. The variables are of the type “char” and contain the location of the End Node that received a signal with an emergency vehicle approaching. The status of the flag of all End Nodes is checked when the task is called and when a flag is found to be set, the location is written to the variable. In the state machine, the variable is checked if it contains a character to allow a direct switching to the next state or prevent switching to the next state.</w:t>
      </w:r>
    </w:p>
    <w:p w14:paraId="16C2AB93" w14:textId="37117FC1" w:rsidR="0031517C" w:rsidRPr="0031517C" w:rsidRDefault="0031517C" w:rsidP="0031517C">
      <w:pPr>
        <w:jc w:val="both"/>
      </w:pPr>
      <w:r w:rsidRPr="0031517C">
        <w:t xml:space="preserve">The variable is </w:t>
      </w:r>
      <w:r w:rsidR="0023267E">
        <w:t>reset</w:t>
      </w:r>
      <w:r w:rsidRPr="0031517C">
        <w:t xml:space="preserve"> when the flag of End Node that is located in the opposite arm of the intersection is set (e.g. direction north can reset the flag of direction south and vice versa).</w:t>
      </w:r>
    </w:p>
    <w:p w14:paraId="2622323E" w14:textId="77777777" w:rsidR="0031517C" w:rsidRDefault="0031517C" w:rsidP="0031517C">
      <w:pPr>
        <w:jc w:val="both"/>
      </w:pPr>
    </w:p>
    <w:p w14:paraId="46210980" w14:textId="77777777" w:rsidR="00D04205" w:rsidRPr="00D04205" w:rsidRDefault="00D04205" w:rsidP="00D04205">
      <w:pPr>
        <w:jc w:val="both"/>
        <w:rPr>
          <w:b/>
        </w:rPr>
      </w:pPr>
      <w:r w:rsidRPr="00D04205">
        <w:rPr>
          <w:b/>
        </w:rPr>
        <w:t>Task 3: Printing the systems’ status</w:t>
      </w:r>
    </w:p>
    <w:p w14:paraId="2C220D37" w14:textId="7B1BAFDF" w:rsidR="00D04205" w:rsidRDefault="00D04205" w:rsidP="00D04205">
      <w:pPr>
        <w:jc w:val="both"/>
      </w:pPr>
      <w:r w:rsidRPr="00D04205">
        <w:t xml:space="preserve">The third task checks if errors were reported by the other subsystems and </w:t>
      </w:r>
      <w:r w:rsidR="0023267E">
        <w:t>informs</w:t>
      </w:r>
      <w:r w:rsidRPr="00D04205">
        <w:t xml:space="preserve"> the user if any errors occurred by printing them via the serial interface.</w:t>
      </w:r>
    </w:p>
    <w:p w14:paraId="7C764432" w14:textId="079E22EC" w:rsidR="00D04205" w:rsidRPr="00D04205" w:rsidRDefault="00D04205" w:rsidP="00D04205">
      <w:pPr>
        <w:jc w:val="both"/>
      </w:pPr>
      <w:r w:rsidRPr="00D04205">
        <w:t>Its working principle is similar</w:t>
      </w:r>
      <w:r w:rsidR="00DA7305">
        <w:t xml:space="preserve"> </w:t>
      </w:r>
      <w:r w:rsidRPr="00D04205">
        <w:t xml:space="preserve">to the communication subsystems’ task. A buffer of the type “String” contains error messages that are added by the other subsystems using the function “addErrorMsg”. While the execution of the task, an iteration over all blocks of the buffer is done and if a block contains an error message, it will get printed out via the serial interface and erased </w:t>
      </w:r>
      <w:r w:rsidR="0023267E">
        <w:t>afterward</w:t>
      </w:r>
      <w:r w:rsidRPr="00D04205">
        <w:t xml:space="preserve"> to free the block.</w:t>
      </w:r>
    </w:p>
    <w:p w14:paraId="0CDE459B" w14:textId="77777777" w:rsidR="00D04205" w:rsidRPr="0031517C" w:rsidRDefault="00D04205" w:rsidP="0031517C">
      <w:pPr>
        <w:jc w:val="both"/>
      </w:pPr>
    </w:p>
    <w:p w14:paraId="6CDD85D5" w14:textId="77777777" w:rsidR="00195047" w:rsidRDefault="00195047" w:rsidP="00195047">
      <w:pPr>
        <w:jc w:val="both"/>
        <w:rPr>
          <w:b/>
          <w:bCs/>
        </w:rPr>
      </w:pPr>
      <w:r w:rsidRPr="003E1286">
        <w:rPr>
          <w:b/>
          <w:bCs/>
        </w:rPr>
        <w:t>Task 4: logic controller of the street lights</w:t>
      </w:r>
    </w:p>
    <w:p w14:paraId="7DE30068" w14:textId="77777777" w:rsidR="00195047" w:rsidRDefault="00195047" w:rsidP="00195047">
      <w:pPr>
        <w:jc w:val="both"/>
        <w:rPr>
          <w:bCs/>
        </w:rPr>
      </w:pPr>
      <w:r>
        <w:rPr>
          <w:bCs/>
        </w:rPr>
        <w:t>To allow the logic controller for the street lights to turn on the street lights of an arm for 15s, four timers were used. These timers are triggered when the arm of the opposite direction recognizes a citizen that wants to cross the intersection in a straight way. Just as in task 2, the 1s periodicity of the task was utilized to create a timer using a variable that gets decremented at every execution of the task.</w:t>
      </w:r>
    </w:p>
    <w:p w14:paraId="6141E23E" w14:textId="1FA96026" w:rsidR="00195047" w:rsidRPr="00931F6F" w:rsidRDefault="00195047" w:rsidP="00722BD0">
      <w:pPr>
        <w:jc w:val="both"/>
        <w:rPr>
          <w:bCs/>
        </w:rPr>
      </w:pPr>
      <w:r>
        <w:rPr>
          <w:bCs/>
        </w:rPr>
        <w:t>The task itsel</w:t>
      </w:r>
      <w:r w:rsidR="00BC18F7">
        <w:rPr>
          <w:bCs/>
        </w:rPr>
        <w:t>f is iterating over all timer variables performing these actions:</w:t>
      </w:r>
    </w:p>
    <w:p w14:paraId="37914BA0" w14:textId="45DD69A7" w:rsidR="00195047" w:rsidRPr="000E4225" w:rsidRDefault="00195047" w:rsidP="000E4225">
      <w:pPr>
        <w:pStyle w:val="ListParagraph"/>
        <w:numPr>
          <w:ilvl w:val="0"/>
          <w:numId w:val="26"/>
        </w:numPr>
        <w:spacing w:after="160" w:line="259" w:lineRule="auto"/>
        <w:jc w:val="both"/>
        <w:rPr>
          <w:bCs/>
        </w:rPr>
      </w:pPr>
      <w:r>
        <w:rPr>
          <w:bCs/>
        </w:rPr>
        <w:t>Checking if the variable has a value greater than or equal to 1.</w:t>
      </w:r>
      <w:r w:rsidR="00746AA4">
        <w:rPr>
          <w:bCs/>
        </w:rPr>
        <w:t xml:space="preserve"> </w:t>
      </w:r>
      <w:r w:rsidRPr="000E4225">
        <w:rPr>
          <w:bCs/>
        </w:rPr>
        <w:t>If not, continuing with the next timer (step 1).</w:t>
      </w:r>
    </w:p>
    <w:p w14:paraId="5C0F1091" w14:textId="77777777" w:rsidR="00195047" w:rsidRDefault="00195047" w:rsidP="00BC18F7">
      <w:pPr>
        <w:pStyle w:val="ListParagraph"/>
        <w:numPr>
          <w:ilvl w:val="0"/>
          <w:numId w:val="26"/>
        </w:numPr>
        <w:spacing w:after="160" w:line="259" w:lineRule="auto"/>
        <w:jc w:val="both"/>
        <w:rPr>
          <w:bCs/>
        </w:rPr>
      </w:pPr>
      <w:r>
        <w:rPr>
          <w:bCs/>
        </w:rPr>
        <w:t>Decrementing the variable.</w:t>
      </w:r>
    </w:p>
    <w:p w14:paraId="6CBD364D" w14:textId="77777777" w:rsidR="004D25ED" w:rsidRDefault="00195047" w:rsidP="00BC18F7">
      <w:pPr>
        <w:pStyle w:val="ListParagraph"/>
        <w:numPr>
          <w:ilvl w:val="0"/>
          <w:numId w:val="26"/>
        </w:numPr>
        <w:spacing w:after="160" w:line="259" w:lineRule="auto"/>
        <w:jc w:val="both"/>
        <w:rPr>
          <w:bCs/>
        </w:rPr>
      </w:pPr>
      <w:r>
        <w:rPr>
          <w:bCs/>
        </w:rPr>
        <w:t>Checking if the variable has a value that is equal to 0.</w:t>
      </w:r>
    </w:p>
    <w:p w14:paraId="48FB638A" w14:textId="3D59E495" w:rsidR="00195047" w:rsidRDefault="00195047" w:rsidP="00921A78">
      <w:pPr>
        <w:pStyle w:val="ListParagraph"/>
        <w:spacing w:after="160" w:line="259" w:lineRule="auto"/>
        <w:jc w:val="both"/>
        <w:rPr>
          <w:bCs/>
        </w:rPr>
      </w:pPr>
      <w:r>
        <w:rPr>
          <w:bCs/>
        </w:rPr>
        <w:t xml:space="preserve">If yes, adding a packet to the message queue via the function “addPacketTX” to turn off the corresponding </w:t>
      </w:r>
      <w:r w:rsidR="008F5573">
        <w:rPr>
          <w:bCs/>
        </w:rPr>
        <w:t>streetlights</w:t>
      </w:r>
      <w:r>
        <w:rPr>
          <w:bCs/>
        </w:rPr>
        <w:t>. Continuing with the iteration (step 1).</w:t>
      </w:r>
    </w:p>
    <w:p w14:paraId="07E1839F" w14:textId="77777777" w:rsidR="00A17633" w:rsidRDefault="00A17633" w:rsidP="00A17633">
      <w:pPr>
        <w:spacing w:after="160" w:line="259" w:lineRule="auto"/>
        <w:jc w:val="both"/>
        <w:rPr>
          <w:bCs/>
        </w:rPr>
      </w:pPr>
    </w:p>
    <w:p w14:paraId="6F268F4E" w14:textId="689E3641" w:rsidR="00195047" w:rsidRPr="00A711A0" w:rsidRDefault="00CD04D7" w:rsidP="00A711A0">
      <w:pPr>
        <w:spacing w:after="160" w:line="259" w:lineRule="auto"/>
        <w:jc w:val="both"/>
        <w:rPr>
          <w:bCs/>
        </w:rPr>
      </w:pPr>
      <w:r>
        <w:rPr>
          <w:bCs/>
        </w:rPr>
        <w:t>After the iteration over al timer variables, an iteration over all End Nodes is performed while executing the following actions:</w:t>
      </w:r>
    </w:p>
    <w:p w14:paraId="2EEAEC66" w14:textId="77777777" w:rsidR="00CD04D7" w:rsidRDefault="00195047" w:rsidP="00A711A0">
      <w:pPr>
        <w:pStyle w:val="ListParagraph"/>
        <w:numPr>
          <w:ilvl w:val="0"/>
          <w:numId w:val="26"/>
        </w:numPr>
        <w:spacing w:after="160" w:line="259" w:lineRule="auto"/>
        <w:jc w:val="both"/>
        <w:rPr>
          <w:bCs/>
        </w:rPr>
      </w:pPr>
      <w:r w:rsidRPr="00A711A0">
        <w:rPr>
          <w:bCs/>
        </w:rPr>
        <w:t>Checking if the flag that a citizen was detected is set.</w:t>
      </w:r>
    </w:p>
    <w:p w14:paraId="35548BF0" w14:textId="0407B34A" w:rsidR="00195047" w:rsidRPr="00A711A0" w:rsidRDefault="00195047" w:rsidP="00CD04D7">
      <w:pPr>
        <w:pStyle w:val="ListParagraph"/>
        <w:spacing w:after="160" w:line="259" w:lineRule="auto"/>
        <w:jc w:val="both"/>
        <w:rPr>
          <w:bCs/>
        </w:rPr>
      </w:pPr>
      <w:r w:rsidRPr="00A711A0">
        <w:rPr>
          <w:bCs/>
        </w:rPr>
        <w:t xml:space="preserve">If not, continuing with the next End Node (step </w:t>
      </w:r>
      <w:r w:rsidR="000E4225">
        <w:rPr>
          <w:bCs/>
        </w:rPr>
        <w:t>4</w:t>
      </w:r>
      <w:r w:rsidRPr="00A711A0">
        <w:rPr>
          <w:bCs/>
        </w:rPr>
        <w:t>).</w:t>
      </w:r>
    </w:p>
    <w:p w14:paraId="69C3C3CE" w14:textId="77777777" w:rsidR="00CD04D7" w:rsidRDefault="00195047" w:rsidP="00A711A0">
      <w:pPr>
        <w:pStyle w:val="ListParagraph"/>
        <w:numPr>
          <w:ilvl w:val="0"/>
          <w:numId w:val="26"/>
        </w:numPr>
        <w:spacing w:after="160" w:line="259" w:lineRule="auto"/>
        <w:jc w:val="both"/>
        <w:rPr>
          <w:bCs/>
        </w:rPr>
      </w:pPr>
      <w:r w:rsidRPr="00A711A0">
        <w:rPr>
          <w:bCs/>
        </w:rPr>
        <w:t>Checking the location of the End Node with the set flag.</w:t>
      </w:r>
    </w:p>
    <w:p w14:paraId="07893F8C" w14:textId="7973C7C5" w:rsidR="00195047" w:rsidRPr="00A711A0" w:rsidRDefault="00195047" w:rsidP="00CD04D7">
      <w:pPr>
        <w:pStyle w:val="ListParagraph"/>
        <w:spacing w:after="160" w:line="259" w:lineRule="auto"/>
        <w:jc w:val="both"/>
        <w:rPr>
          <w:bCs/>
        </w:rPr>
      </w:pPr>
      <w:r w:rsidRPr="00A711A0">
        <w:rPr>
          <w:bCs/>
        </w:rPr>
        <w:t>Adding a packet to the message queue via the function “addPacketTX” with the destination of the opposite End Node to turn on the street lights of this location.</w:t>
      </w:r>
    </w:p>
    <w:p w14:paraId="32B938A0" w14:textId="3FAD36DA" w:rsidR="00D850B0" w:rsidRPr="00D850B0" w:rsidRDefault="00195047" w:rsidP="00D850B0">
      <w:pPr>
        <w:pStyle w:val="ListParagraph"/>
        <w:numPr>
          <w:ilvl w:val="0"/>
          <w:numId w:val="26"/>
        </w:numPr>
        <w:spacing w:after="160" w:line="259" w:lineRule="auto"/>
        <w:jc w:val="both"/>
        <w:rPr>
          <w:bCs/>
        </w:rPr>
      </w:pPr>
      <w:r w:rsidRPr="00A711A0">
        <w:rPr>
          <w:bCs/>
        </w:rPr>
        <w:t xml:space="preserve">Setting the corresponding timer to 15s and continuing with the iteration (step </w:t>
      </w:r>
      <w:r w:rsidR="000E4225">
        <w:rPr>
          <w:bCs/>
        </w:rPr>
        <w:t>4</w:t>
      </w:r>
      <w:r w:rsidRPr="00A711A0">
        <w:rPr>
          <w:bCs/>
        </w:rPr>
        <w:t>)</w:t>
      </w:r>
    </w:p>
    <w:p w14:paraId="51018DD7" w14:textId="77777777" w:rsidR="005A25F1" w:rsidRPr="005A25F1" w:rsidRDefault="005A25F1" w:rsidP="005A25F1">
      <w:pPr>
        <w:jc w:val="both"/>
      </w:pPr>
      <w:r w:rsidRPr="005A25F1">
        <w:t>This rather simplistic approach ensures that the street lights of the direction that a detected citizen will continue its journey on are turned on for a sufficient amount of time and turned off afterwards to save energy.</w:t>
      </w:r>
    </w:p>
    <w:p w14:paraId="66D6BA91" w14:textId="77777777" w:rsidR="00D850B0" w:rsidRDefault="00D850B0" w:rsidP="002E06F7">
      <w:pPr>
        <w:jc w:val="both"/>
      </w:pPr>
    </w:p>
    <w:p w14:paraId="298EAE35" w14:textId="77777777" w:rsidR="00D850B0" w:rsidRPr="00D850B0" w:rsidRDefault="00D850B0" w:rsidP="00D850B0"/>
    <w:p w14:paraId="3368CF6A" w14:textId="77777777" w:rsidR="00F0781B" w:rsidRDefault="32165FA0" w:rsidP="00525378">
      <w:pPr>
        <w:pStyle w:val="Heading2"/>
      </w:pPr>
      <w:r>
        <w:t>Traffic Light</w:t>
      </w:r>
    </w:p>
    <w:p w14:paraId="03E4E0E4" w14:textId="77777777" w:rsidR="00BA2C69" w:rsidRDefault="00BA2C69" w:rsidP="00F25399">
      <w:pPr>
        <w:ind w:left="360"/>
        <w:jc w:val="both"/>
      </w:pPr>
    </w:p>
    <w:p w14:paraId="409A4AEA" w14:textId="7434D6CB" w:rsidR="00F25399" w:rsidRDefault="32165FA0" w:rsidP="00525378">
      <w:pPr>
        <w:pStyle w:val="Heading2"/>
      </w:pPr>
      <w:r>
        <w:t>WCET Analysis</w:t>
      </w:r>
    </w:p>
    <w:p w14:paraId="57160F8F" w14:textId="085CC998" w:rsidR="002E2E06" w:rsidRDefault="002E2E06" w:rsidP="002E2E06">
      <w:pPr>
        <w:jc w:val="both"/>
      </w:pPr>
      <w:r>
        <w:t>To calculate the WCET of the implementation, a flow analysis was carried out. Because of the limitations of the simulation environment, TinkerC</w:t>
      </w:r>
      <w:r w:rsidR="003B27F7">
        <w:t>AD</w:t>
      </w:r>
      <w:r>
        <w:t>, analysis of the binary executable was not possible. Therefore</w:t>
      </w:r>
      <w:r w:rsidR="00DC2345">
        <w:t>,</w:t>
      </w:r>
      <w:r>
        <w:t xml:space="preserve"> a mixture of static and dynamic analysis of the implementation flow was considered as the basis for the WCET. In the flow analysis, naively the worst scenario in each task was considered, i.e. the inputs were considered to be the worst (lengthiest) ones possible that would take more time to execute. In reality, many loops are never iterated as much</w:t>
      </w:r>
      <w:r w:rsidR="00A64A86">
        <w:t>,</w:t>
      </w:r>
      <w:r>
        <w:t xml:space="preserve"> and inputs would not include such values in a real scenario. Furthermore, the execution time for simple assignments like if-statements and variable declarations and assignments was ignored due to their negligible execution time. For this analysis, the execution time of I/O operations was considered, as they caused the longest execution times.</w:t>
      </w:r>
    </w:p>
    <w:p w14:paraId="045FB429" w14:textId="5EA974D1" w:rsidR="002E2E06" w:rsidRDefault="00332A4C" w:rsidP="002F0E0D">
      <w:pPr>
        <w:pStyle w:val="Heading3"/>
      </w:pPr>
      <w:r>
        <w:tab/>
      </w:r>
      <w:r w:rsidR="002E2E06">
        <w:t>Task 1: Communication</w:t>
      </w:r>
    </w:p>
    <w:p w14:paraId="668F2D88" w14:textId="725EEEF2" w:rsidR="002E2E06" w:rsidRDefault="002E2E06" w:rsidP="002E2E06">
      <w:pPr>
        <w:jc w:val="both"/>
      </w:pPr>
      <w:r>
        <w:t xml:space="preserve">This task contains the most I/O operations and was the best candidate for the WCET analysis. This task contains 2 for-loops that will decide the execution times. The first one iterates over the </w:t>
      </w:r>
      <w:r>
        <w:rPr>
          <w:i/>
          <w:iCs/>
        </w:rPr>
        <w:t xml:space="preserve">rx_buff </w:t>
      </w:r>
      <w:r>
        <w:t xml:space="preserve">array where </w:t>
      </w:r>
      <w:r w:rsidRPr="00D943DA">
        <w:rPr>
          <w:i/>
          <w:iCs/>
        </w:rPr>
        <w:t>Message</w:t>
      </w:r>
      <w:r>
        <w:rPr>
          <w:i/>
          <w:iCs/>
        </w:rPr>
        <w:t xml:space="preserve"> </w:t>
      </w:r>
      <w:r>
        <w:t xml:space="preserve">objects are sent over the </w:t>
      </w:r>
      <w:r w:rsidRPr="00D943DA">
        <w:rPr>
          <w:i/>
          <w:iCs/>
        </w:rPr>
        <w:t>i2c</w:t>
      </w:r>
      <w:r>
        <w:rPr>
          <w:i/>
          <w:iCs/>
        </w:rPr>
        <w:t xml:space="preserve"> </w:t>
      </w:r>
      <w:r>
        <w:t xml:space="preserve">port to their receiver. The array has a size equal to the constant </w:t>
      </w:r>
      <w:r w:rsidRPr="00D943DA">
        <w:rPr>
          <w:i/>
          <w:iCs/>
        </w:rPr>
        <w:t>TX_BUFF_SIZE</w:t>
      </w:r>
      <w:r>
        <w:t xml:space="preserve"> which was 20 in the version that was considered for this analysis. Normally, the buffer contains a total of 4 messages to be sent. For the analysis, it was assumed that the array was full and a total of 20 messages needed to </w:t>
      </w:r>
      <w:r>
        <w:lastRenderedPageBreak/>
        <w:t xml:space="preserve">be sent; this equals 20 loop iterations. Furthermore, the size of the message itself needed to be </w:t>
      </w:r>
      <w:r w:rsidR="008F5573">
        <w:t>considered</w:t>
      </w:r>
      <w:r>
        <w:t>. For this, the lengthiest message in the system (the 4-char “loff” message) was considered.</w:t>
      </w:r>
    </w:p>
    <w:p w14:paraId="2122D16B" w14:textId="77777777" w:rsidR="001801AB" w:rsidRDefault="001801AB" w:rsidP="002E2E06">
      <w:pPr>
        <w:jc w:val="both"/>
      </w:pPr>
    </w:p>
    <w:p w14:paraId="4FCC80A3" w14:textId="77777777" w:rsidR="00332A4C" w:rsidRDefault="002E2E06" w:rsidP="00332A4C">
      <w:pPr>
        <w:keepNext/>
        <w:jc w:val="both"/>
      </w:pPr>
      <w:r w:rsidRPr="007B6C29">
        <w:rPr>
          <w:noProof/>
        </w:rPr>
        <w:drawing>
          <wp:inline distT="0" distB="0" distL="0" distR="0" wp14:anchorId="1BC9E9E5" wp14:editId="07BD9F30">
            <wp:extent cx="2707574" cy="1586066"/>
            <wp:effectExtent l="0" t="0" r="0" b="0"/>
            <wp:docPr id="403806287" name="Picture 40380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628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4069" cy="1595729"/>
                    </a:xfrm>
                    <a:prstGeom prst="rect">
                      <a:avLst/>
                    </a:prstGeom>
                  </pic:spPr>
                </pic:pic>
              </a:graphicData>
            </a:graphic>
          </wp:inline>
        </w:drawing>
      </w:r>
    </w:p>
    <w:p w14:paraId="1DD2B3CB" w14:textId="6B36018F" w:rsidR="002E2E06" w:rsidRDefault="00332A4C" w:rsidP="00332A4C">
      <w:pPr>
        <w:pStyle w:val="Caption"/>
        <w:jc w:val="both"/>
      </w:pPr>
      <w:r>
        <w:t xml:space="preserve">Figure </w:t>
      </w:r>
      <w:r>
        <w:fldChar w:fldCharType="begin"/>
      </w:r>
      <w:r>
        <w:instrText>SEQ Figure \* ARABIC</w:instrText>
      </w:r>
      <w:r>
        <w:fldChar w:fldCharType="separate"/>
      </w:r>
      <w:r w:rsidR="00FA6BA4">
        <w:rPr>
          <w:noProof/>
        </w:rPr>
        <w:t>10</w:t>
      </w:r>
      <w:r>
        <w:fldChar w:fldCharType="end"/>
      </w:r>
      <w:r>
        <w:t xml:space="preserve"> - Analysis of the first loop in task one</w:t>
      </w:r>
    </w:p>
    <w:p w14:paraId="676A994E" w14:textId="77777777" w:rsidR="002E2E06" w:rsidRDefault="002E2E06" w:rsidP="002E2E06">
      <w:pPr>
        <w:jc w:val="both"/>
        <w:rPr>
          <w:iCs/>
        </w:rPr>
      </w:pPr>
      <w:r>
        <w:t xml:space="preserve">The i2c bus can transmit 100 kbit/s in standard mode. But since for the implementation the </w:t>
      </w:r>
      <w:r w:rsidRPr="003876CF">
        <w:rPr>
          <w:i/>
        </w:rPr>
        <w:t>Wire</w:t>
      </w:r>
      <w:r>
        <w:rPr>
          <w:i/>
        </w:rPr>
        <w:t xml:space="preserve"> </w:t>
      </w:r>
      <w:r>
        <w:rPr>
          <w:iCs/>
        </w:rPr>
        <w:t xml:space="preserve">library was used and this library adds some overheads of its own, for the transfer time, the execution time was dynamically managed; Arduino’s </w:t>
      </w:r>
      <w:r w:rsidRPr="003876CF">
        <w:rPr>
          <w:i/>
        </w:rPr>
        <w:t>micros()</w:t>
      </w:r>
      <w:r>
        <w:rPr>
          <w:iCs/>
        </w:rPr>
        <w:t xml:space="preserve"> method was used to determine the time between the sending of each message. This amounted to a total of 255 microseconds for each byte. Finally, the worst execution time for the first loop can be calculated using the following formula:</w:t>
      </w:r>
    </w:p>
    <w:p w14:paraId="7F883E31" w14:textId="77777777" w:rsidR="002E2E06" w:rsidRPr="003876CF" w:rsidRDefault="00000000" w:rsidP="002E2E06">
      <w:pPr>
        <w:jc w:val="both"/>
        <w:rPr>
          <w:rFonts w:eastAsiaTheme="minorEastAsia"/>
          <w:iCs/>
        </w:rPr>
      </w:pPr>
      <m:oMathPara>
        <m:oMath>
          <m:d>
            <m:dPr>
              <m:begChr m:val="["/>
              <m:endChr m:val="]"/>
              <m:ctrlPr>
                <w:rPr>
                  <w:rFonts w:ascii="Cambria Math" w:hAnsi="Cambria Math"/>
                  <w:i/>
                  <w:iCs/>
                </w:rPr>
              </m:ctrlPr>
            </m:dPr>
            <m:e>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iterations</m:t>
              </m:r>
            </m:e>
          </m:d>
          <m:r>
            <w:rPr>
              <w:rFonts w:ascii="Cambria Math" w:hAnsi="Cambria Math"/>
            </w:rPr>
            <m:t>×</m:t>
          </m:r>
          <m:d>
            <m:dPr>
              <m:begChr m:val="["/>
              <m:endChr m:val="]"/>
              <m:ctrlPr>
                <w:rPr>
                  <w:rFonts w:ascii="Cambria Math" w:hAnsi="Cambria Math"/>
                  <w:i/>
                  <w:iCs/>
                </w:rPr>
              </m:ctrlPr>
            </m:dPr>
            <m:e>
              <m:r>
                <w:rPr>
                  <w:rFonts w:ascii="Cambria Math" w:hAnsi="Cambria Math"/>
                </w:rPr>
                <m:t>bytes</m:t>
              </m:r>
              <m:r>
                <w:rPr>
                  <w:rFonts w:ascii="Cambria Math" w:hAnsi="Cambria Math"/>
                </w:rPr>
                <m:t xml:space="preserve"> </m:t>
              </m:r>
              <m:r>
                <w:rPr>
                  <w:rFonts w:ascii="Cambria Math" w:hAnsi="Cambria Math"/>
                </w:rPr>
                <m:t>per</m:t>
              </m:r>
              <m:r>
                <w:rPr>
                  <w:rFonts w:ascii="Cambria Math" w:hAnsi="Cambria Math"/>
                </w:rPr>
                <m:t xml:space="preserve"> </m:t>
              </m:r>
              <m:r>
                <w:rPr>
                  <w:rFonts w:ascii="Cambria Math" w:hAnsi="Cambria Math"/>
                </w:rPr>
                <m:t>message</m:t>
              </m:r>
            </m:e>
          </m:d>
          <m:r>
            <w:rPr>
              <w:rFonts w:ascii="Cambria Math" w:hAnsi="Cambria Math"/>
            </w:rPr>
            <m:t>×</m:t>
          </m:r>
          <m:d>
            <m:dPr>
              <m:begChr m:val="["/>
              <m:endChr m:val="]"/>
              <m:ctrlPr>
                <w:rPr>
                  <w:rFonts w:ascii="Cambria Math" w:hAnsi="Cambria Math"/>
                  <w:i/>
                  <w:iCs/>
                </w:rPr>
              </m:ctrlPr>
            </m:dPr>
            <m:e>
              <m:r>
                <w:rPr>
                  <w:rFonts w:ascii="Cambria Math" w:hAnsi="Cambria Math"/>
                </w:rPr>
                <m:t>time</m:t>
              </m:r>
              <m:r>
                <w:rPr>
                  <w:rFonts w:ascii="Cambria Math" w:hAnsi="Cambria Math"/>
                </w:rPr>
                <m:t xml:space="preserve"> </m:t>
              </m:r>
              <m:r>
                <w:rPr>
                  <w:rFonts w:ascii="Cambria Math" w:hAnsi="Cambria Math"/>
                </w:rPr>
                <m:t>needed</m:t>
              </m:r>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transmiting</m:t>
              </m:r>
              <m:r>
                <w:rPr>
                  <w:rFonts w:ascii="Cambria Math" w:hAnsi="Cambria Math"/>
                </w:rPr>
                <m:t xml:space="preserve"> </m:t>
              </m:r>
              <m:r>
                <w:rPr>
                  <w:rFonts w:ascii="Cambria Math" w:hAnsi="Cambria Math"/>
                </w:rPr>
                <m:t>eac</m:t>
              </m:r>
              <m:r>
                <w:rPr>
                  <w:rFonts w:ascii="Cambria Math" w:hAnsi="Cambria Math"/>
                </w:rPr>
                <m:t>h</m:t>
              </m:r>
              <m:r>
                <w:rPr>
                  <w:rFonts w:ascii="Cambria Math" w:hAnsi="Cambria Math"/>
                </w:rPr>
                <m:t xml:space="preserve"> </m:t>
              </m:r>
              <m:r>
                <w:rPr>
                  <w:rFonts w:ascii="Cambria Math" w:hAnsi="Cambria Math"/>
                </w:rPr>
                <m:t>byte</m:t>
              </m:r>
            </m:e>
          </m:d>
        </m:oMath>
      </m:oMathPara>
    </w:p>
    <w:p w14:paraId="28C6DD7B" w14:textId="77777777" w:rsidR="002E2E06" w:rsidRDefault="002E2E06" w:rsidP="002E2E06">
      <w:pPr>
        <w:jc w:val="both"/>
        <w:rPr>
          <w:rFonts w:eastAsiaTheme="minorEastAsia"/>
          <w:iCs/>
        </w:rPr>
      </w:pPr>
      <w:r>
        <w:rPr>
          <w:rFonts w:eastAsiaTheme="minorEastAsia"/>
          <w:iCs/>
        </w:rPr>
        <w:t xml:space="preserve">Since each </w:t>
      </w:r>
      <w:r w:rsidRPr="003876CF">
        <w:rPr>
          <w:rFonts w:eastAsiaTheme="minorEastAsia"/>
          <w:i/>
        </w:rPr>
        <w:t>char</w:t>
      </w:r>
      <w:r>
        <w:rPr>
          <w:rFonts w:eastAsiaTheme="minorEastAsia"/>
          <w:i/>
        </w:rPr>
        <w:t xml:space="preserve"> </w:t>
      </w:r>
      <w:r>
        <w:rPr>
          <w:rFonts w:eastAsiaTheme="minorEastAsia"/>
          <w:iCs/>
        </w:rPr>
        <w:t>in the C programming language equals one byte, our lengthiest message would be 4 bytes. Taking into this, the 20 iterations for the loop, and the dynamically calculated time for transmitting each byte using the Wire library, we will get the following execution time:</w:t>
      </w:r>
    </w:p>
    <w:p w14:paraId="702B7EF0" w14:textId="77777777" w:rsidR="002E2E06" w:rsidRPr="003876CF" w:rsidRDefault="002E2E06" w:rsidP="002E2E06">
      <w:pPr>
        <w:jc w:val="both"/>
        <w:rPr>
          <w:rFonts w:eastAsiaTheme="minorEastAsia"/>
          <w:iCs/>
        </w:rPr>
      </w:pPr>
      <m:oMathPara>
        <m:oMath>
          <m:r>
            <w:rPr>
              <w:rFonts w:ascii="Cambria Math" w:eastAsiaTheme="minorEastAsia" w:hAnsi="Cambria Math"/>
            </w:rPr>
            <m:t>20 ×4 ×255=20400 μs</m:t>
          </m:r>
        </m:oMath>
      </m:oMathPara>
    </w:p>
    <w:p w14:paraId="4FB1B36C" w14:textId="21B0B6A0" w:rsidR="002E2E06" w:rsidRDefault="002E2E06" w:rsidP="002E2E06">
      <w:pPr>
        <w:jc w:val="both"/>
        <w:rPr>
          <w:rFonts w:eastAsiaTheme="minorEastAsia"/>
          <w:iCs/>
        </w:rPr>
      </w:pPr>
      <w:r>
        <w:rPr>
          <w:rFonts w:eastAsiaTheme="minorEastAsia"/>
          <w:iCs/>
        </w:rPr>
        <w:t>For the second loop, the end nodes, i.e. traffic lights, are iterated. It can easily be assumed that in the worst case, the loop will have 4 iterations. Unlike the last loop, in this one</w:t>
      </w:r>
      <w:r w:rsidR="004E78DB">
        <w:rPr>
          <w:rFonts w:eastAsiaTheme="minorEastAsia"/>
          <w:iCs/>
        </w:rPr>
        <w:t>,</w:t>
      </w:r>
      <w:r>
        <w:rPr>
          <w:rFonts w:eastAsiaTheme="minorEastAsia"/>
          <w:iCs/>
        </w:rPr>
        <w:t xml:space="preserve"> bytes are read from the i2c ports. The reading time is done at the same rate as writing for the i2c bus, but we used the same method as the above to calculate the time needed to read each byte, which equaled 331 microseconds per byte. Furthermore, a total of 2 bytes are read in the loop. The worst execution time can then be calculated:</w:t>
      </w:r>
    </w:p>
    <w:p w14:paraId="6F3D2859" w14:textId="77777777" w:rsidR="002E2E06" w:rsidRPr="007B6C29" w:rsidRDefault="002E2E06" w:rsidP="002E2E06">
      <w:pPr>
        <w:jc w:val="both"/>
        <w:rPr>
          <w:rFonts w:eastAsiaTheme="minorEastAsia"/>
          <w:iCs/>
        </w:rPr>
      </w:pPr>
      <m:oMathPara>
        <m:oMath>
          <m:r>
            <w:rPr>
              <w:rFonts w:ascii="Cambria Math" w:eastAsiaTheme="minorEastAsia" w:hAnsi="Cambria Math"/>
            </w:rPr>
            <m:t>4×2 ×331=2648 μs</m:t>
          </m:r>
        </m:oMath>
      </m:oMathPara>
    </w:p>
    <w:p w14:paraId="1841D0AD" w14:textId="57740650" w:rsidR="002E2E06" w:rsidRDefault="002E2E06" w:rsidP="002E2E06">
      <w:pPr>
        <w:keepNext/>
        <w:jc w:val="both"/>
      </w:pPr>
      <w:r w:rsidRPr="007B6C29">
        <w:rPr>
          <w:rFonts w:eastAsiaTheme="minorEastAsia"/>
          <w:iCs/>
          <w:noProof/>
        </w:rPr>
        <w:drawing>
          <wp:inline distT="0" distB="0" distL="0" distR="0" wp14:anchorId="4E4723AA" wp14:editId="54BA3CDC">
            <wp:extent cx="2981294" cy="1555668"/>
            <wp:effectExtent l="0" t="0" r="0" b="6985"/>
            <wp:docPr id="1069980705" name="Picture 106998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80705"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9348" cy="1559870"/>
                    </a:xfrm>
                    <a:prstGeom prst="rect">
                      <a:avLst/>
                    </a:prstGeom>
                  </pic:spPr>
                </pic:pic>
              </a:graphicData>
            </a:graphic>
          </wp:inline>
        </w:drawing>
      </w:r>
    </w:p>
    <w:p w14:paraId="2FEF3785" w14:textId="70789C23" w:rsidR="002E2E06" w:rsidRPr="003D2B6C" w:rsidRDefault="002E2E06" w:rsidP="002E2E06">
      <w:pPr>
        <w:pStyle w:val="Caption"/>
        <w:jc w:val="both"/>
        <w:rPr>
          <w:rFonts w:eastAsiaTheme="minorEastAsia"/>
          <w:iCs w:val="0"/>
        </w:rPr>
      </w:pPr>
      <w:r>
        <w:t xml:space="preserve">Figure </w:t>
      </w:r>
      <w:r>
        <w:fldChar w:fldCharType="begin"/>
      </w:r>
      <w:r>
        <w:instrText>SEQ Figure \* ARABIC</w:instrText>
      </w:r>
      <w:r w:rsidR="00000000">
        <w:fldChar w:fldCharType="separate"/>
      </w:r>
      <w:r>
        <w:fldChar w:fldCharType="end"/>
      </w:r>
      <w:r>
        <w:t xml:space="preserve"> - The second loop of task </w:t>
      </w:r>
      <w:del w:id="0" w:author="Microsoft Word" w:date="2024-01-26T20:32:00Z">
        <w:r>
          <w:delText>1</w:delText>
        </w:r>
      </w:del>
      <w:ins w:id="1" w:author="Microsoft Word" w:date="2024-01-26T20:32:00Z">
        <w:r w:rsidR="004E78DB">
          <w:t>one</w:t>
        </w:r>
      </w:ins>
    </w:p>
    <w:p w14:paraId="0731A56A" w14:textId="77777777" w:rsidR="002E2E06" w:rsidRDefault="002E2E06" w:rsidP="002E2E06">
      <w:pPr>
        <w:jc w:val="both"/>
        <w:rPr>
          <w:rFonts w:eastAsiaTheme="minorEastAsia"/>
          <w:iCs/>
        </w:rPr>
      </w:pPr>
      <w:r>
        <w:rPr>
          <w:rFonts w:eastAsiaTheme="minorEastAsia"/>
          <w:iCs/>
        </w:rPr>
        <w:t>Finally, the worst execution time of this task can be calculated by summing up the numbers above:</w:t>
      </w:r>
    </w:p>
    <w:p w14:paraId="16A37A8C" w14:textId="77777777" w:rsidR="002E2E06" w:rsidRPr="003D2B6C" w:rsidRDefault="00000000" w:rsidP="002E2E06">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m:t>
              </m:r>
              <m:r>
                <w:rPr>
                  <w:rFonts w:ascii="Cambria Math" w:eastAsiaTheme="minorEastAsia" w:hAnsi="Cambria Math"/>
                </w:rPr>
                <m:t xml:space="preserve"> 1</m:t>
              </m:r>
            </m:sub>
          </m:sSub>
          <m:r>
            <w:rPr>
              <w:rFonts w:ascii="Cambria Math" w:eastAsiaTheme="minorEastAsia" w:hAnsi="Cambria Math"/>
            </w:rPr>
            <m:t xml:space="preserve">=20400+2648=23048 </m:t>
          </m:r>
          <m:r>
            <w:rPr>
              <w:rFonts w:ascii="Cambria Math" w:eastAsiaTheme="minorEastAsia" w:hAnsi="Cambria Math"/>
            </w:rPr>
            <m:t>μs</m:t>
          </m:r>
          <m:r>
            <w:rPr>
              <w:rFonts w:ascii="Cambria Math" w:eastAsiaTheme="minorEastAsia" w:hAnsi="Cambria Math"/>
            </w:rPr>
            <m:t xml:space="preserve">=23.048 </m:t>
          </m:r>
          <m:r>
            <w:rPr>
              <w:rFonts w:ascii="Cambria Math" w:eastAsiaTheme="minorEastAsia" w:hAnsi="Cambria Math"/>
            </w:rPr>
            <m:t>ms</m:t>
          </m:r>
        </m:oMath>
      </m:oMathPara>
    </w:p>
    <w:p w14:paraId="18A118B1" w14:textId="1A762DEB" w:rsidR="002E2E06" w:rsidRDefault="004E78DB" w:rsidP="002F0E0D">
      <w:pPr>
        <w:pStyle w:val="Heading3"/>
      </w:pPr>
      <w:r>
        <w:tab/>
      </w:r>
      <w:r w:rsidR="002E2E06">
        <w:t>Task 2: Logic</w:t>
      </w:r>
    </w:p>
    <w:p w14:paraId="773CEAE1" w14:textId="77777777" w:rsidR="002E2E06" w:rsidRDefault="002E2E06" w:rsidP="002E2E06">
      <w:pPr>
        <w:jc w:val="both"/>
      </w:pPr>
      <w:r>
        <w:t xml:space="preserve">For this task, no I/O like the last task is done. Also, the task only contains one direct loop and more loops within the function calls. But most of the statements of this task are simple assignment or comparison statements that can safely be ignored. The only costly statement in this task is the </w:t>
      </w:r>
      <w:r w:rsidRPr="00A225B8">
        <w:rPr>
          <w:i/>
          <w:iCs/>
        </w:rPr>
        <w:t>Serial.println</w:t>
      </w:r>
      <w:r w:rsidRPr="00A225B8">
        <w:t>()</w:t>
      </w:r>
      <w:r>
        <w:rPr>
          <w:i/>
          <w:iCs/>
        </w:rPr>
        <w:t xml:space="preserve"> </w:t>
      </w:r>
      <w:r>
        <w:t xml:space="preserve">statement. The execution of this statement was also dynamically calculated similar to the statements in the previous task using the </w:t>
      </w:r>
      <w:r w:rsidRPr="00A225B8">
        <w:rPr>
          <w:i/>
          <w:iCs/>
        </w:rPr>
        <w:t>macros()</w:t>
      </w:r>
      <w:r>
        <w:t xml:space="preserve"> method. The result for a 100-character string was 500 microseconds. In this task, the serial method will only be called once, resulting in the following:</w:t>
      </w:r>
    </w:p>
    <w:p w14:paraId="770BBCDC" w14:textId="77777777" w:rsidR="002E2E06" w:rsidRPr="00A225B8" w:rsidRDefault="00000000" w:rsidP="002E2E06">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m:t>
              </m:r>
              <m:r>
                <w:rPr>
                  <w:rFonts w:ascii="Cambria Math" w:eastAsiaTheme="minorEastAsia" w:hAnsi="Cambria Math"/>
                </w:rPr>
                <m:t xml:space="preserve"> 2</m:t>
              </m:r>
            </m:sub>
          </m:sSub>
          <m:r>
            <w:rPr>
              <w:rFonts w:ascii="Cambria Math" w:eastAsiaTheme="minorEastAsia" w:hAnsi="Cambria Math"/>
            </w:rPr>
            <m:t xml:space="preserve">=500 </m:t>
          </m:r>
          <m:r>
            <w:rPr>
              <w:rFonts w:ascii="Cambria Math" w:eastAsiaTheme="minorEastAsia" w:hAnsi="Cambria Math"/>
            </w:rPr>
            <m:t>μs</m:t>
          </m:r>
          <m:r>
            <w:rPr>
              <w:rFonts w:ascii="Cambria Math" w:eastAsiaTheme="minorEastAsia" w:hAnsi="Cambria Math"/>
            </w:rPr>
            <m:t xml:space="preserve">=0.5 </m:t>
          </m:r>
          <m:r>
            <w:rPr>
              <w:rFonts w:ascii="Cambria Math" w:eastAsiaTheme="minorEastAsia" w:hAnsi="Cambria Math"/>
            </w:rPr>
            <m:t>ms</m:t>
          </m:r>
        </m:oMath>
      </m:oMathPara>
    </w:p>
    <w:p w14:paraId="18593F55" w14:textId="42CC4558" w:rsidR="002E2E06" w:rsidRDefault="004E78DB" w:rsidP="002F0E0D">
      <w:pPr>
        <w:pStyle w:val="Heading3"/>
      </w:pPr>
      <w:r>
        <w:tab/>
      </w:r>
      <w:r w:rsidR="002E2E06">
        <w:t>Task 3: Logic</w:t>
      </w:r>
    </w:p>
    <w:p w14:paraId="32DF59A6" w14:textId="77777777" w:rsidR="002E2E06" w:rsidRDefault="002E2E06" w:rsidP="002E2E06">
      <w:pPr>
        <w:jc w:val="both"/>
      </w:pPr>
      <w:r>
        <w:t xml:space="preserve">This task contains a for-loop which iterates over the </w:t>
      </w:r>
      <w:r w:rsidRPr="00A225B8">
        <w:rPr>
          <w:i/>
          <w:iCs/>
        </w:rPr>
        <w:t>error_msg_buff</w:t>
      </w:r>
      <w:r>
        <w:t xml:space="preserve"> with the maximum size of </w:t>
      </w:r>
      <w:r w:rsidRPr="00A225B8">
        <w:rPr>
          <w:i/>
        </w:rPr>
        <w:t>ERROR_MSG_BUFFER_SIZE</w:t>
      </w:r>
      <w:r>
        <w:rPr>
          <w:i/>
        </w:rPr>
        <w:t xml:space="preserve"> </w:t>
      </w:r>
      <w:r>
        <w:rPr>
          <w:iCs/>
        </w:rPr>
        <w:t xml:space="preserve">which equals 20 at the time of writing this analysis. Therefore, a worst-case of 20 iterations can be assumed. Within the loop, the </w:t>
      </w:r>
      <w:r w:rsidRPr="00A225B8">
        <w:rPr>
          <w:i/>
          <w:iCs/>
        </w:rPr>
        <w:t>Serial.println</w:t>
      </w:r>
      <w:r w:rsidRPr="00A225B8">
        <w:t>()</w:t>
      </w:r>
      <w:r>
        <w:t xml:space="preserve"> is called. The execution time for the loop can then be calculated as such:</w:t>
      </w:r>
    </w:p>
    <w:p w14:paraId="3D7F10DE" w14:textId="77777777" w:rsidR="002E2E06" w:rsidRPr="00A225B8" w:rsidRDefault="002E2E06" w:rsidP="002E2E06">
      <w:pPr>
        <w:jc w:val="both"/>
        <w:rPr>
          <w:rFonts w:eastAsiaTheme="minorEastAsia"/>
          <w:iCs/>
        </w:rPr>
      </w:pPr>
      <m:oMathPara>
        <m:oMath>
          <m:r>
            <w:rPr>
              <w:rFonts w:ascii="Cambria Math" w:hAnsi="Cambria Math"/>
            </w:rPr>
            <m:t>loop execution time=</m:t>
          </m:r>
          <m:d>
            <m:dPr>
              <m:begChr m:val="["/>
              <m:endChr m:val="]"/>
              <m:ctrlPr>
                <w:rPr>
                  <w:rFonts w:ascii="Cambria Math" w:hAnsi="Cambria Math"/>
                  <w:i/>
                  <w:iCs/>
                </w:rPr>
              </m:ctrlPr>
            </m:dPr>
            <m:e>
              <m:r>
                <w:rPr>
                  <w:rFonts w:ascii="Cambria Math" w:hAnsi="Cambria Math"/>
                </w:rPr>
                <m:t>number of iterations</m:t>
              </m:r>
            </m:e>
          </m:d>
          <m:r>
            <w:rPr>
              <w:rFonts w:ascii="Cambria Math" w:hAnsi="Cambria Math"/>
            </w:rPr>
            <m:t>×</m:t>
          </m:r>
          <m:d>
            <m:dPr>
              <m:begChr m:val="["/>
              <m:endChr m:val="]"/>
              <m:ctrlPr>
                <w:rPr>
                  <w:rFonts w:ascii="Cambria Math" w:hAnsi="Cambria Math"/>
                  <w:i/>
                  <w:iCs/>
                </w:rPr>
              </m:ctrlPr>
            </m:dPr>
            <m:e>
              <m:r>
                <w:rPr>
                  <w:rFonts w:ascii="Cambria Math" w:hAnsi="Cambria Math"/>
                </w:rPr>
                <m:t>execution time of println statement</m:t>
              </m:r>
            </m:e>
          </m:d>
          <m:r>
            <w:rPr>
              <w:rFonts w:ascii="Cambria Math" w:hAnsi="Cambria Math"/>
            </w:rPr>
            <m:t xml:space="preserve">=20 ×500=10000 μs </m:t>
          </m:r>
        </m:oMath>
      </m:oMathPara>
    </w:p>
    <w:p w14:paraId="6345E846" w14:textId="77777777" w:rsidR="001801AB" w:rsidRPr="00A225B8" w:rsidRDefault="001801AB" w:rsidP="002E2E06">
      <w:pPr>
        <w:jc w:val="both"/>
        <w:rPr>
          <w:rFonts w:eastAsiaTheme="minorEastAsia"/>
          <w:iCs/>
        </w:rPr>
      </w:pPr>
    </w:p>
    <w:p w14:paraId="455ADA76" w14:textId="15FF7D46" w:rsidR="004E78DB" w:rsidRDefault="002E2E06" w:rsidP="004E78DB">
      <w:pPr>
        <w:keepNext/>
        <w:jc w:val="both"/>
      </w:pPr>
      <w:r w:rsidRPr="007B6C29">
        <w:rPr>
          <w:rFonts w:eastAsiaTheme="minorEastAsia"/>
          <w:iCs/>
          <w:noProof/>
        </w:rPr>
        <w:drawing>
          <wp:inline distT="0" distB="0" distL="0" distR="0" wp14:anchorId="677B9FAF" wp14:editId="4B595AEC">
            <wp:extent cx="2873546" cy="1466850"/>
            <wp:effectExtent l="0" t="0" r="3175" b="0"/>
            <wp:docPr id="1550488296" name="Picture 15504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829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5070" cy="1467628"/>
                    </a:xfrm>
                    <a:prstGeom prst="rect">
                      <a:avLst/>
                    </a:prstGeom>
                  </pic:spPr>
                </pic:pic>
              </a:graphicData>
            </a:graphic>
          </wp:inline>
        </w:drawing>
      </w:r>
    </w:p>
    <w:p w14:paraId="4EB6ED23" w14:textId="61573AD6" w:rsidR="002E2E06" w:rsidRDefault="004E78DB" w:rsidP="004E78DB">
      <w:pPr>
        <w:pStyle w:val="Caption"/>
        <w:jc w:val="both"/>
        <w:rPr>
          <w:rFonts w:eastAsiaTheme="minorEastAsia"/>
        </w:rPr>
      </w:pPr>
      <w:r>
        <w:t xml:space="preserve">Figure </w:t>
      </w:r>
      <w:r>
        <w:fldChar w:fldCharType="begin"/>
      </w:r>
      <w:r>
        <w:instrText>SEQ Figure \* ARABIC</w:instrText>
      </w:r>
      <w:r>
        <w:fldChar w:fldCharType="separate"/>
      </w:r>
      <w:r w:rsidR="00FA6BA4">
        <w:rPr>
          <w:noProof/>
        </w:rPr>
        <w:t>12</w:t>
      </w:r>
      <w:r>
        <w:fldChar w:fldCharType="end"/>
      </w:r>
      <w:r>
        <w:t xml:space="preserve"> - Analysis of task three</w:t>
      </w:r>
    </w:p>
    <w:p w14:paraId="5AB44569" w14:textId="77777777" w:rsidR="002E2E06" w:rsidRDefault="002E2E06" w:rsidP="002E2E06">
      <w:pPr>
        <w:jc w:val="both"/>
        <w:rPr>
          <w:rFonts w:eastAsiaTheme="minorEastAsia"/>
          <w:iCs/>
        </w:rPr>
      </w:pPr>
      <w:r>
        <w:rPr>
          <w:rFonts w:eastAsiaTheme="minorEastAsia"/>
          <w:iCs/>
        </w:rPr>
        <w:t>The task also includes one digital write and one digital read method which take 4.84 microseconds and 9.13 microseconds respectively. In total, this task will have the following execution time in the worst case:</w:t>
      </w:r>
    </w:p>
    <w:p w14:paraId="50D7A3FC" w14:textId="77777777" w:rsidR="002E2E06" w:rsidRPr="00A225B8" w:rsidRDefault="00000000" w:rsidP="002E2E06">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m:t>
              </m:r>
              <m:r>
                <w:rPr>
                  <w:rFonts w:ascii="Cambria Math" w:eastAsiaTheme="minorEastAsia" w:hAnsi="Cambria Math"/>
                </w:rPr>
                <m:t xml:space="preserve"> 3</m:t>
              </m:r>
            </m:sub>
          </m:sSub>
          <m:r>
            <w:rPr>
              <w:rFonts w:ascii="Cambria Math" w:eastAsiaTheme="minorEastAsia" w:hAnsi="Cambria Math"/>
            </w:rPr>
            <m:t xml:space="preserve">=10000+4.84+4.53=10009.37 </m:t>
          </m:r>
          <m:r>
            <w:rPr>
              <w:rFonts w:ascii="Cambria Math" w:eastAsiaTheme="minorEastAsia" w:hAnsi="Cambria Math"/>
            </w:rPr>
            <m:t>μs</m:t>
          </m:r>
          <m:r>
            <w:rPr>
              <w:rFonts w:ascii="Cambria Math" w:eastAsiaTheme="minorEastAsia" w:hAnsi="Cambria Math"/>
            </w:rPr>
            <m:t xml:space="preserve">= 10,00937 </m:t>
          </m:r>
          <m:r>
            <w:rPr>
              <w:rFonts w:ascii="Cambria Math" w:eastAsiaTheme="minorEastAsia" w:hAnsi="Cambria Math"/>
            </w:rPr>
            <m:t>ms</m:t>
          </m:r>
        </m:oMath>
      </m:oMathPara>
    </w:p>
    <w:p w14:paraId="7BBAE863" w14:textId="7CEA7E70" w:rsidR="002E2E06" w:rsidRDefault="0050403D" w:rsidP="002F0E0D">
      <w:pPr>
        <w:pStyle w:val="Heading3"/>
      </w:pPr>
      <w:r>
        <w:tab/>
      </w:r>
      <w:r w:rsidR="002E2E06">
        <w:t>Task 4: Lights</w:t>
      </w:r>
    </w:p>
    <w:p w14:paraId="4C72291B" w14:textId="77777777" w:rsidR="002E2E06" w:rsidRDefault="002E2E06" w:rsidP="002E2E06">
      <w:pPr>
        <w:jc w:val="both"/>
      </w:pPr>
      <w:r>
        <w:t>No outstanding statements are included in this method and therefore there is no basis for calculating its WCET. Nevertheless, the worst execution time of the task given by the scheduler in a normal run, 212 microseconds, can be considered as its WCET:</w:t>
      </w:r>
    </w:p>
    <w:p w14:paraId="529FD67C" w14:textId="77777777" w:rsidR="002E2E06" w:rsidRPr="00A225B8" w:rsidRDefault="00000000" w:rsidP="002E2E06">
      <w:pPr>
        <w:jc w:val="both"/>
        <w:rPr>
          <w:rFonts w:eastAsiaTheme="minorEastAsia"/>
          <w:iCs/>
        </w:rPr>
      </w:pPr>
      <m:oMathPara>
        <m:oMath>
          <m:sSub>
            <m:sSubPr>
              <m:ctrlPr>
                <w:rPr>
                  <w:rFonts w:ascii="Cambria Math" w:eastAsiaTheme="minorEastAsia" w:hAnsi="Cambria Math"/>
                  <w:i/>
                  <w:iCs/>
                </w:rPr>
              </m:ctrlPr>
            </m:sSubPr>
            <m:e>
              <m:r>
                <w:rPr>
                  <w:rFonts w:ascii="Cambria Math" w:hAnsi="Cambria Math"/>
                </w:rPr>
                <m:t>WCET</m:t>
              </m:r>
            </m:e>
            <m:sub>
              <m:r>
                <w:rPr>
                  <w:rFonts w:ascii="Cambria Math" w:eastAsiaTheme="minorEastAsia" w:hAnsi="Cambria Math"/>
                </w:rPr>
                <m:t>task</m:t>
              </m:r>
              <m:r>
                <w:rPr>
                  <w:rFonts w:ascii="Cambria Math" w:eastAsiaTheme="minorEastAsia" w:hAnsi="Cambria Math"/>
                </w:rPr>
                <m:t xml:space="preserve"> 4</m:t>
              </m:r>
            </m:sub>
          </m:sSub>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worst</m:t>
              </m:r>
              <m:r>
                <w:rPr>
                  <w:rFonts w:ascii="Cambria Math" w:eastAsiaTheme="minorEastAsia" w:hAnsi="Cambria Math"/>
                </w:rPr>
                <m:t xml:space="preserve"> </m:t>
              </m:r>
              <m:r>
                <w:rPr>
                  <w:rFonts w:ascii="Cambria Math" w:eastAsiaTheme="minorEastAsia" w:hAnsi="Cambria Math"/>
                </w:rPr>
                <m:t>task</m:t>
              </m:r>
              <m:r>
                <w:rPr>
                  <w:rFonts w:ascii="Cambria Math" w:eastAsiaTheme="minorEastAsia" w:hAnsi="Cambria Math"/>
                </w:rPr>
                <m:t xml:space="preserve"> </m:t>
              </m:r>
              <m:r>
                <w:rPr>
                  <w:rFonts w:ascii="Cambria Math" w:eastAsiaTheme="minorEastAsia" w:hAnsi="Cambria Math"/>
                </w:rPr>
                <m:t>runtime</m:t>
              </m:r>
              <m:r>
                <w:rPr>
                  <w:rFonts w:ascii="Cambria Math" w:eastAsiaTheme="minorEastAsia" w:hAnsi="Cambria Math"/>
                </w:rPr>
                <m:t xml:space="preserve"> </m:t>
              </m:r>
              <m:r>
                <w:rPr>
                  <w:rFonts w:ascii="Cambria Math" w:eastAsiaTheme="minorEastAsia" w:hAnsi="Cambria Math"/>
                </w:rPr>
                <m:t>dunring</m:t>
              </m:r>
              <m:r>
                <w:rPr>
                  <w:rFonts w:ascii="Cambria Math" w:eastAsiaTheme="minorEastAsia" w:hAnsi="Cambria Math"/>
                </w:rPr>
                <m:t xml:space="preserve"> </m:t>
              </m:r>
              <m:r>
                <w:rPr>
                  <w:rFonts w:ascii="Cambria Math" w:eastAsiaTheme="minorEastAsia" w:hAnsi="Cambria Math"/>
                </w:rPr>
                <m:t>a</m:t>
              </m:r>
              <m:r>
                <w:rPr>
                  <w:rFonts w:ascii="Cambria Math" w:eastAsiaTheme="minorEastAsia" w:hAnsi="Cambria Math"/>
                </w:rPr>
                <m:t xml:space="preserve"> </m:t>
              </m:r>
              <m:r>
                <w:rPr>
                  <w:rFonts w:ascii="Cambria Math" w:eastAsiaTheme="minorEastAsia" w:hAnsi="Cambria Math"/>
                </w:rPr>
                <m:t>normal</m:t>
              </m:r>
              <m:r>
                <w:rPr>
                  <w:rFonts w:ascii="Cambria Math" w:eastAsiaTheme="minorEastAsia" w:hAnsi="Cambria Math"/>
                </w:rPr>
                <m:t xml:space="preserve"> </m:t>
              </m:r>
              <m:r>
                <w:rPr>
                  <w:rFonts w:ascii="Cambria Math" w:eastAsiaTheme="minorEastAsia" w:hAnsi="Cambria Math"/>
                </w:rPr>
                <m:t>run</m:t>
              </m:r>
            </m:e>
          </m:d>
          <m:r>
            <w:rPr>
              <w:rFonts w:ascii="Cambria Math" w:eastAsiaTheme="minorEastAsia" w:hAnsi="Cambria Math"/>
            </w:rPr>
            <m:t xml:space="preserve">= 212 </m:t>
          </m:r>
          <m:r>
            <w:rPr>
              <w:rFonts w:ascii="Cambria Math" w:eastAsiaTheme="minorEastAsia" w:hAnsi="Cambria Math"/>
            </w:rPr>
            <m:t>μs</m:t>
          </m:r>
          <m:r>
            <w:rPr>
              <w:rFonts w:ascii="Cambria Math" w:eastAsiaTheme="minorEastAsia" w:hAnsi="Cambria Math"/>
            </w:rPr>
            <m:t xml:space="preserve">=0.212 </m:t>
          </m:r>
          <m:r>
            <w:rPr>
              <w:rFonts w:ascii="Cambria Math" w:eastAsiaTheme="minorEastAsia" w:hAnsi="Cambria Math"/>
            </w:rPr>
            <m:t>ms</m:t>
          </m:r>
        </m:oMath>
      </m:oMathPara>
    </w:p>
    <w:p w14:paraId="58F43F8B" w14:textId="77777777" w:rsidR="002E2E06" w:rsidRDefault="002E2E06" w:rsidP="002E2E06">
      <w:pPr>
        <w:jc w:val="both"/>
      </w:pPr>
    </w:p>
    <w:p w14:paraId="5199687B" w14:textId="2AF6CF0A" w:rsidR="00140589" w:rsidRDefault="32165FA0" w:rsidP="00323DB2">
      <w:pPr>
        <w:pStyle w:val="ListParagraph"/>
        <w:numPr>
          <w:ilvl w:val="0"/>
          <w:numId w:val="6"/>
        </w:numPr>
        <w:jc w:val="both"/>
      </w:pPr>
      <w:r>
        <w:lastRenderedPageBreak/>
        <w:t>Schedulability</w:t>
      </w:r>
    </w:p>
    <w:p w14:paraId="510C6AC9" w14:textId="6BF5F8FE" w:rsidR="00A43278" w:rsidRDefault="00A43278" w:rsidP="00A43278">
      <w:pPr>
        <w:ind w:left="360"/>
        <w:jc w:val="both"/>
      </w:pPr>
      <w:r>
        <w:t xml:space="preserve">With the WCET </w:t>
      </w:r>
      <w:r w:rsidR="006C2E84">
        <w:t xml:space="preserve">of the tasks available, the </w:t>
      </w:r>
      <w:r w:rsidR="00360AA6">
        <w:t>s</w:t>
      </w:r>
      <w:r w:rsidR="00360AA6" w:rsidRPr="00360AA6">
        <w:t>chedulability</w:t>
      </w:r>
      <w:r w:rsidR="006C2E84">
        <w:t xml:space="preserve"> of the system can easily be </w:t>
      </w:r>
      <w:r w:rsidR="00360AA6">
        <w:t>tested</w:t>
      </w:r>
      <w:r w:rsidR="006C2E84">
        <w:t>.</w:t>
      </w:r>
      <w:r w:rsidR="00346CD6">
        <w:t xml:space="preserve"> As mentioned, each task has </w:t>
      </w:r>
      <w:r w:rsidR="00947E1C">
        <w:t xml:space="preserve">a suitable period where it needs to run at to fulfill its </w:t>
      </w:r>
      <w:r w:rsidR="00F13D8A">
        <w:t xml:space="preserve">responsibilities. </w:t>
      </w:r>
      <w:r w:rsidR="003D292A">
        <w:t xml:space="preserve">By calculating the last upper bound of our rate monotonic scheduler, we can check the feasibility of our defined schedule. </w:t>
      </w:r>
      <w:r w:rsidR="008A18CD">
        <w:t xml:space="preserve">Considering task </w:t>
      </w:r>
      <w:r w:rsidR="00822C73">
        <w:t xml:space="preserve">one with a computation time of </w:t>
      </w:r>
      <w:r w:rsidR="003136E0">
        <w:t xml:space="preserve">23.048 milliseconds and a period of 100 milliseconds, task two with a computation time of 0.5 milliseconds and a period of </w:t>
      </w:r>
      <w:r w:rsidR="00025B75">
        <w:t xml:space="preserve">1000 milliseconds, task three with a computation time of </w:t>
      </w:r>
      <w:r w:rsidR="00025B75" w:rsidRPr="00025B75">
        <w:t xml:space="preserve">10.00937 </w:t>
      </w:r>
      <w:r w:rsidR="00025B75">
        <w:t>milliseconds and a period of 2000 milliseconds, and</w:t>
      </w:r>
      <w:r w:rsidR="00CB762A">
        <w:t xml:space="preserve"> task four with a computation time of 0.212 milliseconds and a period of 1000 milliseconds, the following least upper bound can be calculated:</w:t>
      </w:r>
    </w:p>
    <w:p w14:paraId="702D7CB9" w14:textId="4FE6E8C7" w:rsidR="00CB762A" w:rsidRPr="00FC420F" w:rsidRDefault="004524CD" w:rsidP="00A43278">
      <w:pPr>
        <w:ind w:left="360"/>
        <w:jc w:val="both"/>
      </w:pPr>
      <m:oMathPara>
        <m:oMathParaPr>
          <m:jc m:val="left"/>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23.048</m:t>
                  </m:r>
                </m:num>
                <m:den>
                  <m:r>
                    <w:rPr>
                      <w:rFonts w:ascii="Cambria Math" w:hAnsi="Cambria Math"/>
                    </w:rPr>
                    <m:t>100</m:t>
                  </m:r>
                </m:den>
              </m:f>
              <m:r>
                <w:rPr>
                  <w:rFonts w:ascii="Cambria Math" w:hAnsi="Cambria Math"/>
                </w:rPr>
                <m:t xml:space="preserve">+ </m:t>
              </m:r>
              <m:f>
                <m:fPr>
                  <m:ctrlPr>
                    <w:rPr>
                      <w:rFonts w:ascii="Cambria Math" w:hAnsi="Cambria Math"/>
                      <w:i/>
                    </w:rPr>
                  </m:ctrlPr>
                </m:fPr>
                <m:num>
                  <m:r>
                    <w:rPr>
                      <w:rFonts w:ascii="Cambria Math" w:hAnsi="Cambria Math"/>
                    </w:rPr>
                    <m:t>0.5</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10.00937</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0.212</m:t>
                  </m:r>
                </m:num>
                <m:den>
                  <m:r>
                    <w:rPr>
                      <w:rFonts w:ascii="Cambria Math" w:hAnsi="Cambria Math"/>
                    </w:rPr>
                    <m:t>100</m:t>
                  </m:r>
                </m:den>
              </m:f>
              <m:r>
                <w:rPr>
                  <w:rFonts w:ascii="Cambria Math" w:hAnsi="Cambria Math"/>
                </w:rPr>
                <m:t xml:space="preserve">= 0.3376937≈0.34  </m:t>
              </m:r>
            </m:e>
          </m:nary>
        </m:oMath>
      </m:oMathPara>
    </w:p>
    <w:p w14:paraId="74ECA131" w14:textId="0D14389B" w:rsidR="00323DB2" w:rsidRDefault="00D87227" w:rsidP="00323DB2">
      <w:pPr>
        <w:ind w:left="360"/>
        <w:jc w:val="both"/>
      </w:pPr>
      <w:r>
        <w:t xml:space="preserve">The </w:t>
      </w:r>
      <w:r w:rsidR="00EE14BD">
        <w:t>least upper bound for our system equals to about %</w:t>
      </w:r>
      <w:r w:rsidR="00D81E01">
        <w:t>34</w:t>
      </w:r>
      <w:r w:rsidR="00EE14BD">
        <w:t xml:space="preserve"> CPU utilization</w:t>
      </w:r>
      <w:r w:rsidR="00D81E01">
        <w:t xml:space="preserve"> which is easily below the </w:t>
      </w:r>
      <w:r w:rsidR="004B1479">
        <w:t>%69 threshold</w:t>
      </w:r>
      <w:r w:rsidR="00EE14BD">
        <w:t xml:space="preserve">. </w:t>
      </w:r>
      <w:r w:rsidR="004B1479">
        <w:t>As a result, our set of tasks are schedulable.</w:t>
      </w:r>
    </w:p>
    <w:p w14:paraId="207956D7" w14:textId="77777777" w:rsidR="00FA6BA4" w:rsidRDefault="00FA6BA4" w:rsidP="00FA6BA4">
      <w:pPr>
        <w:keepNext/>
        <w:ind w:left="360"/>
        <w:jc w:val="both"/>
      </w:pPr>
      <w:r>
        <w:rPr>
          <w:noProof/>
          <w14:ligatures w14:val="standardContextual"/>
        </w:rPr>
        <w:drawing>
          <wp:inline distT="0" distB="0" distL="0" distR="0" wp14:anchorId="701B18A9" wp14:editId="1CC88C47">
            <wp:extent cx="2640965" cy="1152525"/>
            <wp:effectExtent l="0" t="0" r="6985" b="9525"/>
            <wp:docPr id="160042144" name="Picture 1600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44" name="Picture 1600421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152525"/>
                    </a:xfrm>
                    <a:prstGeom prst="rect">
                      <a:avLst/>
                    </a:prstGeom>
                  </pic:spPr>
                </pic:pic>
              </a:graphicData>
            </a:graphic>
          </wp:inline>
        </w:drawing>
      </w:r>
    </w:p>
    <w:p w14:paraId="1858D952" w14:textId="4A6EB13A" w:rsidR="002F0E0D" w:rsidRDefault="00FA6BA4" w:rsidP="00C81F61">
      <w:pPr>
        <w:pStyle w:val="Caption"/>
        <w:jc w:val="both"/>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xml:space="preserve"> - Graphical representation of the execution of the tasks (generated using SimSo).</w:t>
      </w:r>
    </w:p>
    <w:p w14:paraId="1B2B2FBC" w14:textId="369C05BE" w:rsidR="00362774" w:rsidRDefault="002F0E0D" w:rsidP="00C81F61">
      <w:pPr>
        <w:pStyle w:val="Heading2"/>
      </w:pPr>
      <w:r>
        <w:t>Traffic Node</w:t>
      </w:r>
    </w:p>
    <w:p w14:paraId="5F5BCC10" w14:textId="77777777" w:rsidR="007A4351" w:rsidRDefault="00362774" w:rsidP="00362774">
      <w:r>
        <w:t>The</w:t>
      </w:r>
      <w:r w:rsidR="00AB0475">
        <w:t xml:space="preserve"> implementation of the</w:t>
      </w:r>
      <w:r>
        <w:t xml:space="preserve"> traffic node or end node is </w:t>
      </w:r>
      <w:r w:rsidR="007A4351">
        <w:t>made from the following parts (which are shown in Figure 14):</w:t>
      </w:r>
    </w:p>
    <w:p w14:paraId="534DB55E" w14:textId="6D156972" w:rsidR="00362774" w:rsidRDefault="007A4351" w:rsidP="007A4351">
      <w:pPr>
        <w:pStyle w:val="ListParagraph"/>
        <w:numPr>
          <w:ilvl w:val="0"/>
          <w:numId w:val="16"/>
        </w:numPr>
        <w:ind w:left="720"/>
        <w:jc w:val="left"/>
      </w:pPr>
      <w:r>
        <w:t>The LED Lights repr</w:t>
      </w:r>
      <w:r w:rsidR="00913413">
        <w:t>esenting the traffic lights signal</w:t>
      </w:r>
    </w:p>
    <w:p w14:paraId="37FA6BC5" w14:textId="1027077B" w:rsidR="00913413" w:rsidRDefault="00A836BC" w:rsidP="007A4351">
      <w:pPr>
        <w:pStyle w:val="ListParagraph"/>
        <w:numPr>
          <w:ilvl w:val="0"/>
          <w:numId w:val="16"/>
        </w:numPr>
        <w:ind w:left="720"/>
        <w:jc w:val="left"/>
      </w:pPr>
      <w:r>
        <w:t xml:space="preserve">A digital button </w:t>
      </w:r>
      <w:r w:rsidR="00FA3AF9">
        <w:t xml:space="preserve">used to send the </w:t>
      </w:r>
      <w:r w:rsidR="00DF55FC">
        <w:t>“Emergency Vehicle Is Approaching” Signal</w:t>
      </w:r>
    </w:p>
    <w:p w14:paraId="4CD90895" w14:textId="1E316345" w:rsidR="00DF55FC" w:rsidRDefault="00DF55FC" w:rsidP="007A4351">
      <w:pPr>
        <w:pStyle w:val="ListParagraph"/>
        <w:numPr>
          <w:ilvl w:val="0"/>
          <w:numId w:val="16"/>
        </w:numPr>
        <w:ind w:left="720"/>
        <w:jc w:val="left"/>
      </w:pPr>
      <w:r>
        <w:t xml:space="preserve">A PIR sensor for check if there </w:t>
      </w:r>
      <w:r w:rsidR="00667B2E">
        <w:t xml:space="preserve">cars </w:t>
      </w:r>
      <w:r w:rsidR="002953CE">
        <w:t>waiting on road of the node</w:t>
      </w:r>
    </w:p>
    <w:p w14:paraId="66DF9766" w14:textId="757604F9" w:rsidR="002953CE" w:rsidRDefault="002953CE" w:rsidP="007A4351">
      <w:pPr>
        <w:pStyle w:val="ListParagraph"/>
        <w:numPr>
          <w:ilvl w:val="0"/>
          <w:numId w:val="16"/>
        </w:numPr>
        <w:ind w:left="720"/>
        <w:jc w:val="left"/>
      </w:pPr>
      <w:r>
        <w:t xml:space="preserve">LED lights </w:t>
      </w:r>
      <w:r w:rsidR="00004699">
        <w:t>r</w:t>
      </w:r>
      <w:r w:rsidR="00006303">
        <w:t>ep</w:t>
      </w:r>
      <w:r w:rsidR="00287C18">
        <w:t xml:space="preserve">resenting the </w:t>
      </w:r>
      <w:r w:rsidR="00004699">
        <w:t>street lights</w:t>
      </w:r>
    </w:p>
    <w:p w14:paraId="4B5A742C" w14:textId="28AA26DC" w:rsidR="00004699" w:rsidRDefault="00004699" w:rsidP="007A4351">
      <w:pPr>
        <w:pStyle w:val="ListParagraph"/>
        <w:numPr>
          <w:ilvl w:val="0"/>
          <w:numId w:val="16"/>
        </w:numPr>
        <w:ind w:left="720"/>
        <w:jc w:val="left"/>
      </w:pPr>
      <w:r>
        <w:t xml:space="preserve">The Arduino which connects to all mentions parts and the </w:t>
      </w:r>
      <w:r w:rsidR="00BC12B9">
        <w:t>Traffic Manager</w:t>
      </w:r>
    </w:p>
    <w:p w14:paraId="57CCC3C6" w14:textId="77777777" w:rsidR="00C81F61" w:rsidRDefault="00C81F61" w:rsidP="00C81F61">
      <w:pPr>
        <w:jc w:val="left"/>
      </w:pPr>
    </w:p>
    <w:p w14:paraId="2B83C425" w14:textId="0A102214" w:rsidR="00BC12B9" w:rsidRDefault="00C81F61" w:rsidP="00BC12B9">
      <w:pPr>
        <w:jc w:val="left"/>
      </w:pPr>
      <w:r>
        <w:rPr>
          <w:noProof/>
        </w:rPr>
        <w:drawing>
          <wp:inline distT="0" distB="0" distL="0" distR="0" wp14:anchorId="27F80FD1" wp14:editId="74A882FC">
            <wp:extent cx="2505919" cy="1246633"/>
            <wp:effectExtent l="0" t="0" r="8890" b="0"/>
            <wp:docPr id="1948642600" name="Picture 1948642600" descr="Diagram for the en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for the end no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9252" cy="1248291"/>
                    </a:xfrm>
                    <a:prstGeom prst="rect">
                      <a:avLst/>
                    </a:prstGeom>
                    <a:noFill/>
                    <a:ln>
                      <a:noFill/>
                    </a:ln>
                  </pic:spPr>
                </pic:pic>
              </a:graphicData>
            </a:graphic>
          </wp:inline>
        </w:drawing>
      </w:r>
    </w:p>
    <w:p w14:paraId="08956C71" w14:textId="77777777" w:rsidR="00C81F61" w:rsidRDefault="00C81F61" w:rsidP="00C81F61">
      <w:pPr>
        <w:pStyle w:val="Caption"/>
      </w:pPr>
      <w:r>
        <w:t>Figure 14 – Circuit Diagram for Traffic Node</w:t>
      </w:r>
    </w:p>
    <w:p w14:paraId="657F731D" w14:textId="77777777" w:rsidR="00C81F61" w:rsidRDefault="00C81F61" w:rsidP="00890023">
      <w:pPr>
        <w:jc w:val="left"/>
      </w:pPr>
    </w:p>
    <w:p w14:paraId="143D23DC" w14:textId="77777777" w:rsidR="00C81F61" w:rsidRDefault="00C81F61" w:rsidP="00890023">
      <w:pPr>
        <w:jc w:val="left"/>
      </w:pPr>
    </w:p>
    <w:p w14:paraId="0F7DA1F2" w14:textId="656FFCAB" w:rsidR="00E55BE6" w:rsidRDefault="00E55BE6" w:rsidP="00890023">
      <w:pPr>
        <w:jc w:val="left"/>
      </w:pPr>
      <w:r>
        <w:t xml:space="preserve">The tasks of the </w:t>
      </w:r>
      <w:r w:rsidR="00FD074E">
        <w:t>traffic node</w:t>
      </w:r>
      <w:r>
        <w:t xml:space="preserve"> can be summarized into the following:</w:t>
      </w:r>
    </w:p>
    <w:p w14:paraId="3ACB7367" w14:textId="77777777" w:rsidR="00FB0FDC" w:rsidRDefault="00FB0FDC" w:rsidP="00890023">
      <w:pPr>
        <w:jc w:val="left"/>
      </w:pPr>
    </w:p>
    <w:p w14:paraId="02FE9141" w14:textId="5C71CFB9" w:rsidR="00890023" w:rsidRDefault="00890023" w:rsidP="00890023">
      <w:pPr>
        <w:pStyle w:val="Heading3"/>
      </w:pPr>
      <w:r>
        <w:t>Receiving Traffic Light Signal From Manager</w:t>
      </w:r>
    </w:p>
    <w:p w14:paraId="6B15043D" w14:textId="684FC5FF" w:rsidR="00FB0FDC" w:rsidRDefault="00DF61FC" w:rsidP="00FB0FDC">
      <w:r>
        <w:t xml:space="preserve">The </w:t>
      </w:r>
      <w:r w:rsidR="00FD074E">
        <w:t xml:space="preserve">traffic node receives the </w:t>
      </w:r>
      <w:r w:rsidR="00CE6722">
        <w:t xml:space="preserve">signal from the traffic manager to </w:t>
      </w:r>
      <w:r w:rsidR="00871F12">
        <w:t xml:space="preserve">turn on the intended traffic </w:t>
      </w:r>
      <w:r w:rsidR="003459AE">
        <w:t>light.</w:t>
      </w:r>
    </w:p>
    <w:p w14:paraId="5FD7ABDB" w14:textId="77777777" w:rsidR="00C81F61" w:rsidRDefault="00C81F61" w:rsidP="00FB0FDC"/>
    <w:p w14:paraId="0AE38B00" w14:textId="2A5406AD" w:rsidR="00890023" w:rsidRDefault="00871F12" w:rsidP="00C81F61">
      <w:pPr>
        <w:pStyle w:val="Caption"/>
      </w:pPr>
      <w:r w:rsidRPr="00871F12">
        <w:rPr>
          <w:noProof/>
        </w:rPr>
        <w:drawing>
          <wp:inline distT="0" distB="0" distL="0" distR="0" wp14:anchorId="1CC71C71" wp14:editId="5394CA26">
            <wp:extent cx="2482769" cy="3928018"/>
            <wp:effectExtent l="0" t="0" r="0" b="0"/>
            <wp:docPr id="1271881252" name="Picture 127188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1252" name="Picture 1"/>
                    <pic:cNvPicPr/>
                  </pic:nvPicPr>
                  <pic:blipFill>
                    <a:blip r:embed="rId27"/>
                    <a:stretch>
                      <a:fillRect/>
                    </a:stretch>
                  </pic:blipFill>
                  <pic:spPr>
                    <a:xfrm>
                      <a:off x="0" y="0"/>
                      <a:ext cx="2494464" cy="3946520"/>
                    </a:xfrm>
                    <a:prstGeom prst="rect">
                      <a:avLst/>
                    </a:prstGeom>
                  </pic:spPr>
                </pic:pic>
              </a:graphicData>
            </a:graphic>
          </wp:inline>
        </w:drawing>
      </w:r>
      <w:r>
        <w:t xml:space="preserve">Figure 15 </w:t>
      </w:r>
      <w:r w:rsidR="007967B4">
        <w:t>–</w:t>
      </w:r>
      <w:r>
        <w:t xml:space="preserve"> </w:t>
      </w:r>
      <w:r w:rsidR="005D34E7">
        <w:t>The “receiveEvent” function part 1</w:t>
      </w:r>
    </w:p>
    <w:p w14:paraId="4064121D" w14:textId="77777777" w:rsidR="007967B4" w:rsidRDefault="007967B4" w:rsidP="007967B4"/>
    <w:p w14:paraId="5B2F85B8" w14:textId="57B1E507" w:rsidR="007967B4" w:rsidRDefault="007967B4" w:rsidP="007967B4">
      <w:pPr>
        <w:pStyle w:val="Heading3"/>
      </w:pPr>
      <w:r>
        <w:t xml:space="preserve">Receiving the </w:t>
      </w:r>
      <w:r w:rsidR="00EF7EB6">
        <w:t>Street Lights Signal From Manager</w:t>
      </w:r>
    </w:p>
    <w:p w14:paraId="09E1C999" w14:textId="38319810" w:rsidR="00EF7EB6" w:rsidRDefault="00EF7EB6" w:rsidP="00EF7EB6">
      <w:r>
        <w:t>The traffic node</w:t>
      </w:r>
      <w:r w:rsidR="00C81F61">
        <w:t xml:space="preserve"> </w:t>
      </w:r>
      <w:r w:rsidR="001B18EA">
        <w:t xml:space="preserve">receives the signal from the traffic manager to </w:t>
      </w:r>
      <w:r w:rsidR="00D069F7">
        <w:t>turn ON or OFF the street lights</w:t>
      </w:r>
    </w:p>
    <w:p w14:paraId="532D01A3" w14:textId="36175C3A" w:rsidR="00D069F7" w:rsidRDefault="005D34E7" w:rsidP="00EF7EB6">
      <w:r w:rsidRPr="005D34E7">
        <w:rPr>
          <w:noProof/>
        </w:rPr>
        <w:lastRenderedPageBreak/>
        <w:drawing>
          <wp:inline distT="0" distB="0" distL="0" distR="0" wp14:anchorId="3939FD81" wp14:editId="1BE8B5DC">
            <wp:extent cx="2640965" cy="1348740"/>
            <wp:effectExtent l="0" t="0" r="6985" b="3810"/>
            <wp:docPr id="891441468" name="Picture 8914414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1468" name="Picture 1" descr="A screenshot of a computer program&#10;&#10;Description automatically generated"/>
                    <pic:cNvPicPr/>
                  </pic:nvPicPr>
                  <pic:blipFill>
                    <a:blip r:embed="rId28"/>
                    <a:stretch>
                      <a:fillRect/>
                    </a:stretch>
                  </pic:blipFill>
                  <pic:spPr>
                    <a:xfrm>
                      <a:off x="0" y="0"/>
                      <a:ext cx="2640965" cy="1348740"/>
                    </a:xfrm>
                    <a:prstGeom prst="rect">
                      <a:avLst/>
                    </a:prstGeom>
                  </pic:spPr>
                </pic:pic>
              </a:graphicData>
            </a:graphic>
          </wp:inline>
        </w:drawing>
      </w:r>
    </w:p>
    <w:p w14:paraId="055DCBDE" w14:textId="1688B9DE" w:rsidR="005D34E7" w:rsidRPr="00EF7EB6" w:rsidRDefault="005D34E7" w:rsidP="005D34E7">
      <w:pPr>
        <w:pStyle w:val="Caption"/>
      </w:pPr>
      <w:r>
        <w:t>Figure 16 – The “receiveEvent” function part 2</w:t>
      </w:r>
    </w:p>
    <w:p w14:paraId="211A39CF" w14:textId="0361A05B" w:rsidR="00871F12" w:rsidRDefault="008305D7" w:rsidP="008305D7">
      <w:pPr>
        <w:pStyle w:val="Heading3"/>
      </w:pPr>
      <w:r>
        <w:t>Send “Motion Dectected” Signal To Manager</w:t>
      </w:r>
    </w:p>
    <w:p w14:paraId="63E26226" w14:textId="78861EFC" w:rsidR="008305D7" w:rsidRDefault="008305D7" w:rsidP="008305D7">
      <w:r>
        <w:t xml:space="preserve">When the PIR sensor </w:t>
      </w:r>
      <w:r w:rsidR="00201722">
        <w:t xml:space="preserve">detects there is movement, </w:t>
      </w:r>
      <w:r w:rsidR="00666F58">
        <w:t>the node</w:t>
      </w:r>
      <w:r w:rsidR="00201722">
        <w:t xml:space="preserve"> sends the “Motion Detected” signal to the manager to handle</w:t>
      </w:r>
      <w:r w:rsidR="00666F58">
        <w:t>.</w:t>
      </w:r>
    </w:p>
    <w:p w14:paraId="13761FD4" w14:textId="7143DFDC" w:rsidR="00201722" w:rsidRPr="008305D7" w:rsidRDefault="00504F67" w:rsidP="008305D7">
      <w:r w:rsidRPr="00504F67">
        <w:rPr>
          <w:noProof/>
        </w:rPr>
        <w:drawing>
          <wp:inline distT="0" distB="0" distL="0" distR="0" wp14:anchorId="53F001B8" wp14:editId="7753767B">
            <wp:extent cx="3282212" cy="677119"/>
            <wp:effectExtent l="0" t="0" r="0" b="8890"/>
            <wp:docPr id="712875016" name="Picture 71287501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5016" name="Picture 1" descr="A white screen with black text&#10;&#10;Description automatically generated"/>
                    <pic:cNvPicPr/>
                  </pic:nvPicPr>
                  <pic:blipFill>
                    <a:blip r:embed="rId29"/>
                    <a:stretch>
                      <a:fillRect/>
                    </a:stretch>
                  </pic:blipFill>
                  <pic:spPr>
                    <a:xfrm>
                      <a:off x="0" y="0"/>
                      <a:ext cx="3299585" cy="680703"/>
                    </a:xfrm>
                    <a:prstGeom prst="rect">
                      <a:avLst/>
                    </a:prstGeom>
                  </pic:spPr>
                </pic:pic>
              </a:graphicData>
            </a:graphic>
          </wp:inline>
        </w:drawing>
      </w:r>
    </w:p>
    <w:p w14:paraId="3C451E02" w14:textId="2D84E596" w:rsidR="008305D7" w:rsidRDefault="00666F58" w:rsidP="00666F58">
      <w:pPr>
        <w:pStyle w:val="Caption"/>
      </w:pPr>
      <w:r>
        <w:t>Figure 17 – The “sendRequestedSignals” function</w:t>
      </w:r>
    </w:p>
    <w:p w14:paraId="663B1450" w14:textId="77777777" w:rsidR="00666F58" w:rsidRDefault="00666F58" w:rsidP="00666F58"/>
    <w:p w14:paraId="75D16B87" w14:textId="1F6A9AFB" w:rsidR="00666F58" w:rsidRDefault="00666F58" w:rsidP="00666F58">
      <w:pPr>
        <w:pStyle w:val="Heading3"/>
      </w:pPr>
      <w:r>
        <w:t>Send “Emergency Detected” Signal To Manager</w:t>
      </w:r>
    </w:p>
    <w:p w14:paraId="3A0DEF6B" w14:textId="4562E45A" w:rsidR="00666F58" w:rsidRDefault="00666F58" w:rsidP="00666F58">
      <w:r>
        <w:t xml:space="preserve">When the digital button is pressed, the node send the “Emergency Vehicle Approaching” signal to the manager to handle it (check </w:t>
      </w:r>
      <w:r w:rsidR="00F239A4">
        <w:t>figure 17)</w:t>
      </w:r>
    </w:p>
    <w:p w14:paraId="7478668F" w14:textId="77777777" w:rsidR="00F239A4" w:rsidRDefault="00F239A4" w:rsidP="00666F58"/>
    <w:p w14:paraId="040C26EB" w14:textId="4FB1EAE3" w:rsidR="00F239A4" w:rsidRDefault="007F6ED2" w:rsidP="007F6ED2">
      <w:pPr>
        <w:pStyle w:val="Heading2"/>
      </w:pPr>
      <w:r>
        <w:t>Testing</w:t>
      </w:r>
    </w:p>
    <w:p w14:paraId="73EA51F8" w14:textId="6DFBB5B8" w:rsidR="007F6ED2" w:rsidRDefault="007F6ED2" w:rsidP="007F6ED2">
      <w:r>
        <w:t>For the testing the imple</w:t>
      </w:r>
      <w:r w:rsidR="00AD2342">
        <w:t>mentation we had 2 test environments</w:t>
      </w:r>
    </w:p>
    <w:p w14:paraId="361A8377" w14:textId="6362338A" w:rsidR="00DF0E01" w:rsidRDefault="00DF0E01" w:rsidP="00AD2342">
      <w:pPr>
        <w:pStyle w:val="Heading3"/>
      </w:pPr>
      <w:r>
        <w:t>Unite test</w:t>
      </w:r>
      <w:r w:rsidR="00113570">
        <w:t xml:space="preserve"> using</w:t>
      </w:r>
      <w:r>
        <w:t xml:space="preserve"> C++ code</w:t>
      </w:r>
    </w:p>
    <w:p w14:paraId="35802702" w14:textId="3107720D" w:rsidR="00147ADF" w:rsidRDefault="00DF0E01" w:rsidP="00147ADF">
      <w:r>
        <w:t xml:space="preserve">To test specific functions </w:t>
      </w:r>
      <w:r w:rsidR="004C495C">
        <w:t xml:space="preserve">in the code, we created an automated testing environment using the C++ with the </w:t>
      </w:r>
      <w:r w:rsidR="00147ADF">
        <w:t>“assert.h” library. The testing environment was setup as follows:</w:t>
      </w:r>
    </w:p>
    <w:p w14:paraId="37F1A574" w14:textId="77777777" w:rsidR="00E86D2A" w:rsidRDefault="008D78A2">
      <w:pPr>
        <w:pStyle w:val="ListParagraph"/>
        <w:numPr>
          <w:ilvl w:val="0"/>
          <w:numId w:val="17"/>
        </w:numPr>
        <w:jc w:val="left"/>
      </w:pPr>
      <w:r>
        <w:t xml:space="preserve">We </w:t>
      </w:r>
      <w:r w:rsidR="00E86D2A">
        <w:t xml:space="preserve">defined </w:t>
      </w:r>
      <w:r>
        <w:t>the function that is to be tested in</w:t>
      </w:r>
      <w:r w:rsidR="00E86D2A">
        <w:t xml:space="preserve"> a header file “function.h”</w:t>
      </w:r>
    </w:p>
    <w:p w14:paraId="35B48126" w14:textId="77777777" w:rsidR="000E686C" w:rsidRDefault="000E686C" w:rsidP="000E686C">
      <w:pPr>
        <w:jc w:val="left"/>
      </w:pPr>
    </w:p>
    <w:p w14:paraId="6E6A3E27" w14:textId="290FDC37" w:rsidR="000E686C" w:rsidRDefault="000E686C" w:rsidP="000E686C">
      <w:pPr>
        <w:jc w:val="left"/>
      </w:pPr>
      <w:r w:rsidRPr="000E686C">
        <w:rPr>
          <w:noProof/>
        </w:rPr>
        <w:drawing>
          <wp:inline distT="0" distB="0" distL="0" distR="0" wp14:anchorId="607FE0AD" wp14:editId="4E1F38D3">
            <wp:extent cx="2336996" cy="4485190"/>
            <wp:effectExtent l="0" t="0" r="6350" b="0"/>
            <wp:docPr id="1051697884" name="Picture 105169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7884" name="Picture 1"/>
                    <pic:cNvPicPr/>
                  </pic:nvPicPr>
                  <pic:blipFill>
                    <a:blip r:embed="rId30"/>
                    <a:stretch>
                      <a:fillRect/>
                    </a:stretch>
                  </pic:blipFill>
                  <pic:spPr>
                    <a:xfrm>
                      <a:off x="0" y="0"/>
                      <a:ext cx="2336996" cy="4485190"/>
                    </a:xfrm>
                    <a:prstGeom prst="rect">
                      <a:avLst/>
                    </a:prstGeom>
                  </pic:spPr>
                </pic:pic>
              </a:graphicData>
            </a:graphic>
          </wp:inline>
        </w:drawing>
      </w:r>
    </w:p>
    <w:p w14:paraId="3AFF91AE" w14:textId="0BA1C25E" w:rsidR="000E686C" w:rsidRDefault="000E686C" w:rsidP="000E686C">
      <w:pPr>
        <w:pStyle w:val="Caption"/>
      </w:pPr>
      <w:r>
        <w:t xml:space="preserve">Figure 18 </w:t>
      </w:r>
      <w:r w:rsidR="00FF67C9">
        <w:t>–</w:t>
      </w:r>
      <w:r>
        <w:t xml:space="preserve"> </w:t>
      </w:r>
      <w:r w:rsidR="00FF67C9">
        <w:t>defining a “function.h” file for unit testing environment</w:t>
      </w:r>
    </w:p>
    <w:p w14:paraId="1B419B9A" w14:textId="77777777" w:rsidR="000E686C" w:rsidRDefault="000E686C" w:rsidP="000E686C">
      <w:pPr>
        <w:jc w:val="left"/>
      </w:pPr>
    </w:p>
    <w:p w14:paraId="655ED600" w14:textId="24CCE21D" w:rsidR="008D78A2" w:rsidRDefault="00E86D2A">
      <w:pPr>
        <w:pStyle w:val="ListParagraph"/>
        <w:numPr>
          <w:ilvl w:val="0"/>
          <w:numId w:val="17"/>
        </w:numPr>
        <w:jc w:val="left"/>
      </w:pPr>
      <w:r>
        <w:t xml:space="preserve">We created the function </w:t>
      </w:r>
      <w:r w:rsidR="008D78A2">
        <w:t xml:space="preserve"> </w:t>
      </w:r>
      <w:r w:rsidR="00FF67C9">
        <w:t>inside a “function.cpp” file</w:t>
      </w:r>
      <w:r w:rsidR="000D6A32">
        <w:t>. The functions were created using the regular C++ data types and libraries before being transformed into Arduino functions</w:t>
      </w:r>
      <w:r w:rsidR="003459AE">
        <w:t>.</w:t>
      </w:r>
    </w:p>
    <w:p w14:paraId="15CD69C3" w14:textId="12C18A52" w:rsidR="00FF67C9" w:rsidRDefault="0077202A" w:rsidP="00FF67C9">
      <w:pPr>
        <w:jc w:val="left"/>
      </w:pPr>
      <w:r w:rsidRPr="0077202A">
        <w:rPr>
          <w:noProof/>
        </w:rPr>
        <w:lastRenderedPageBreak/>
        <w:drawing>
          <wp:inline distT="0" distB="0" distL="0" distR="0" wp14:anchorId="25E428C8" wp14:editId="64B0CD1E">
            <wp:extent cx="2685326" cy="4308531"/>
            <wp:effectExtent l="0" t="0" r="1270" b="0"/>
            <wp:docPr id="287589369" name="Picture 28758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9369" name="Picture 1"/>
                    <pic:cNvPicPr/>
                  </pic:nvPicPr>
                  <pic:blipFill>
                    <a:blip r:embed="rId31"/>
                    <a:stretch>
                      <a:fillRect/>
                    </a:stretch>
                  </pic:blipFill>
                  <pic:spPr>
                    <a:xfrm>
                      <a:off x="0" y="0"/>
                      <a:ext cx="2685801" cy="4309293"/>
                    </a:xfrm>
                    <a:prstGeom prst="rect">
                      <a:avLst/>
                    </a:prstGeom>
                  </pic:spPr>
                </pic:pic>
              </a:graphicData>
            </a:graphic>
          </wp:inline>
        </w:drawing>
      </w:r>
    </w:p>
    <w:p w14:paraId="39DD157C" w14:textId="1D9E3B21" w:rsidR="00DF0E01" w:rsidRDefault="0077202A" w:rsidP="0077202A">
      <w:pPr>
        <w:pStyle w:val="Caption"/>
      </w:pPr>
      <w:r>
        <w:t>Figure 19 – defining a “function.cpp” file for unit testing environment</w:t>
      </w:r>
    </w:p>
    <w:p w14:paraId="28F4D642" w14:textId="050A0209" w:rsidR="00F04DCA" w:rsidRDefault="00D36A15" w:rsidP="00D763AB">
      <w:pPr>
        <w:pStyle w:val="ListParagraph"/>
        <w:numPr>
          <w:ilvl w:val="0"/>
          <w:numId w:val="17"/>
        </w:numPr>
        <w:jc w:val="left"/>
      </w:pPr>
      <w:r>
        <w:t xml:space="preserve">Than we created a “test.cpp” file </w:t>
      </w:r>
      <w:r w:rsidR="00574EF2">
        <w:t>we tested the expecte</w:t>
      </w:r>
      <w:r w:rsidR="00F04DCA">
        <w:t>d output for both valid and invalid inputs</w:t>
      </w:r>
    </w:p>
    <w:p w14:paraId="4BEEC9C4" w14:textId="3BE616DD" w:rsidR="000210DC" w:rsidRDefault="000210DC" w:rsidP="000210DC">
      <w:r w:rsidRPr="000210DC">
        <w:rPr>
          <w:noProof/>
        </w:rPr>
        <w:drawing>
          <wp:inline distT="0" distB="0" distL="0" distR="0" wp14:anchorId="0507F5E7" wp14:editId="0EF5D0E9">
            <wp:extent cx="2640965" cy="3453130"/>
            <wp:effectExtent l="0" t="0" r="6985" b="0"/>
            <wp:docPr id="1710652117" name="Picture 17106521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2117" name="Picture 1" descr="A screenshot of a computer program&#10;&#10;Description automatically generated"/>
                    <pic:cNvPicPr/>
                  </pic:nvPicPr>
                  <pic:blipFill>
                    <a:blip r:embed="rId32"/>
                    <a:stretch>
                      <a:fillRect/>
                    </a:stretch>
                  </pic:blipFill>
                  <pic:spPr>
                    <a:xfrm>
                      <a:off x="0" y="0"/>
                      <a:ext cx="2640965" cy="3453130"/>
                    </a:xfrm>
                    <a:prstGeom prst="rect">
                      <a:avLst/>
                    </a:prstGeom>
                  </pic:spPr>
                </pic:pic>
              </a:graphicData>
            </a:graphic>
          </wp:inline>
        </w:drawing>
      </w:r>
    </w:p>
    <w:p w14:paraId="77C69CE5" w14:textId="4912E9E9" w:rsidR="000210DC" w:rsidRDefault="000210DC" w:rsidP="000210DC">
      <w:pPr>
        <w:pStyle w:val="Caption"/>
      </w:pPr>
      <w:r>
        <w:t>Figure 20 – defining a “test.cpp” file for unit testing environment</w:t>
      </w:r>
    </w:p>
    <w:p w14:paraId="51B324F7" w14:textId="1E172753" w:rsidR="000210DC" w:rsidRDefault="000210DC" w:rsidP="00D763AB">
      <w:pPr>
        <w:pStyle w:val="ListParagraph"/>
        <w:numPr>
          <w:ilvl w:val="0"/>
          <w:numId w:val="17"/>
        </w:numPr>
        <w:jc w:val="left"/>
      </w:pPr>
      <w:r>
        <w:t>We than created a “</w:t>
      </w:r>
      <w:r w:rsidR="002D0FBE">
        <w:t>run.cmd” for automating the needed script for running the tests</w:t>
      </w:r>
    </w:p>
    <w:p w14:paraId="79D609B7" w14:textId="22698778" w:rsidR="00D763AB" w:rsidRDefault="00D763AB" w:rsidP="00D763AB">
      <w:r w:rsidRPr="00D763AB">
        <w:rPr>
          <w:noProof/>
        </w:rPr>
        <w:drawing>
          <wp:inline distT="0" distB="0" distL="0" distR="0" wp14:anchorId="457ECEE6" wp14:editId="079155FA">
            <wp:extent cx="2640965" cy="692785"/>
            <wp:effectExtent l="0" t="0" r="6985" b="0"/>
            <wp:docPr id="579238204" name="Picture 57923820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38204" name="Picture 1" descr="A screen shot of a computer program&#10;&#10;Description automatically generated"/>
                    <pic:cNvPicPr/>
                  </pic:nvPicPr>
                  <pic:blipFill>
                    <a:blip r:embed="rId33"/>
                    <a:stretch>
                      <a:fillRect/>
                    </a:stretch>
                  </pic:blipFill>
                  <pic:spPr>
                    <a:xfrm>
                      <a:off x="0" y="0"/>
                      <a:ext cx="2640965" cy="692785"/>
                    </a:xfrm>
                    <a:prstGeom prst="rect">
                      <a:avLst/>
                    </a:prstGeom>
                  </pic:spPr>
                </pic:pic>
              </a:graphicData>
            </a:graphic>
          </wp:inline>
        </w:drawing>
      </w:r>
    </w:p>
    <w:p w14:paraId="18475ED1" w14:textId="15D4F60D" w:rsidR="00D763AB" w:rsidRDefault="00D763AB" w:rsidP="00D763AB">
      <w:pPr>
        <w:pStyle w:val="Caption"/>
      </w:pPr>
      <w:r>
        <w:t>Figure 21 - defining a “</w:t>
      </w:r>
      <w:r w:rsidR="00E37CB1">
        <w:t>run.cmd</w:t>
      </w:r>
      <w:r>
        <w:t>” file for unit testing environment</w:t>
      </w:r>
    </w:p>
    <w:p w14:paraId="2B9973D0" w14:textId="77777777" w:rsidR="0077202A" w:rsidRDefault="0077202A" w:rsidP="00DF0E01"/>
    <w:p w14:paraId="0493020E" w14:textId="7067E185" w:rsidR="00E37CB1" w:rsidRDefault="00E37CB1" w:rsidP="00DF0E01">
      <w:r>
        <w:t>The process  above was done for multiple functions inside Traffic Manager and the Traffic Node</w:t>
      </w:r>
    </w:p>
    <w:p w14:paraId="27468B09" w14:textId="2B565E0B" w:rsidR="00E37CB1" w:rsidRDefault="002A7B18" w:rsidP="00DF0E01">
      <w:r w:rsidRPr="002A7B18">
        <w:rPr>
          <w:noProof/>
        </w:rPr>
        <w:drawing>
          <wp:inline distT="0" distB="0" distL="0" distR="0" wp14:anchorId="2B6289F7" wp14:editId="7E538485">
            <wp:extent cx="2463927" cy="2559182"/>
            <wp:effectExtent l="0" t="0" r="0" b="0"/>
            <wp:docPr id="2012069728" name="Picture 20120697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9728" name="Picture 1" descr="A screenshot of a computer&#10;&#10;Description automatically generated"/>
                    <pic:cNvPicPr/>
                  </pic:nvPicPr>
                  <pic:blipFill>
                    <a:blip r:embed="rId34"/>
                    <a:stretch>
                      <a:fillRect/>
                    </a:stretch>
                  </pic:blipFill>
                  <pic:spPr>
                    <a:xfrm>
                      <a:off x="0" y="0"/>
                      <a:ext cx="2463927" cy="2559182"/>
                    </a:xfrm>
                    <a:prstGeom prst="rect">
                      <a:avLst/>
                    </a:prstGeom>
                  </pic:spPr>
                </pic:pic>
              </a:graphicData>
            </a:graphic>
          </wp:inline>
        </w:drawing>
      </w:r>
    </w:p>
    <w:p w14:paraId="2D271D6D" w14:textId="5204C149" w:rsidR="002A7B18" w:rsidRDefault="002A7B18" w:rsidP="002A7B18">
      <w:pPr>
        <w:pStyle w:val="Caption"/>
      </w:pPr>
      <w:r>
        <w:t xml:space="preserve">Figure 22 – The unit test hierarchy </w:t>
      </w:r>
    </w:p>
    <w:p w14:paraId="290A6226" w14:textId="0880DCE1" w:rsidR="00E37CB1" w:rsidRDefault="0017173E" w:rsidP="00DF0E01">
      <w:r>
        <w:t>The testing functions were:</w:t>
      </w:r>
    </w:p>
    <w:p w14:paraId="51F6CFF4" w14:textId="0BF1B345" w:rsidR="0017173E" w:rsidRDefault="0017173E" w:rsidP="0017173E">
      <w:pPr>
        <w:pStyle w:val="ListParagraph"/>
        <w:numPr>
          <w:ilvl w:val="0"/>
          <w:numId w:val="18"/>
        </w:numPr>
        <w:jc w:val="left"/>
      </w:pPr>
      <w:r>
        <w:t>The “addPacketTX” function inside the traffic manager</w:t>
      </w:r>
    </w:p>
    <w:p w14:paraId="3F7DF56C" w14:textId="7E29117D" w:rsidR="0017173E" w:rsidRDefault="0017173E" w:rsidP="0017173E">
      <w:pPr>
        <w:pStyle w:val="ListParagraph"/>
        <w:numPr>
          <w:ilvl w:val="0"/>
          <w:numId w:val="18"/>
        </w:numPr>
        <w:jc w:val="left"/>
      </w:pPr>
      <w:r>
        <w:t>The “</w:t>
      </w:r>
      <w:r w:rsidR="004550F7">
        <w:t xml:space="preserve">Task1” function inside the manager, which was split into 2 unit tests. One for testing </w:t>
      </w:r>
      <w:r w:rsidR="003172C1">
        <w:t>the function of reading the signal, and for testing the functionality for handling the signal</w:t>
      </w:r>
    </w:p>
    <w:p w14:paraId="647CB727" w14:textId="131E185C" w:rsidR="007366DD" w:rsidRDefault="003172C1" w:rsidP="0088416C">
      <w:pPr>
        <w:pStyle w:val="ListParagraph"/>
        <w:numPr>
          <w:ilvl w:val="0"/>
          <w:numId w:val="18"/>
        </w:numPr>
        <w:jc w:val="left"/>
      </w:pPr>
      <w:r>
        <w:t>Test the “re</w:t>
      </w:r>
      <w:r w:rsidR="007366DD">
        <w:t>ceiveEvent” function inside the end node</w:t>
      </w:r>
    </w:p>
    <w:p w14:paraId="62E21B5C" w14:textId="77777777" w:rsidR="002A7B18" w:rsidRDefault="002A7B18" w:rsidP="00DF0E01"/>
    <w:p w14:paraId="40F5E55F" w14:textId="77777777" w:rsidR="00E37CB1" w:rsidRPr="00DF0E01" w:rsidRDefault="00E37CB1" w:rsidP="00DF0E01"/>
    <w:p w14:paraId="3819CB1B" w14:textId="67FAF35A" w:rsidR="00AD2342" w:rsidRDefault="00113570" w:rsidP="00AD2342">
      <w:pPr>
        <w:pStyle w:val="Heading3"/>
      </w:pPr>
      <w:r>
        <w:t>Integration Testing using Tinkercard</w:t>
      </w:r>
    </w:p>
    <w:p w14:paraId="24B251E3" w14:textId="77777777" w:rsidR="00C67641" w:rsidRDefault="00113570" w:rsidP="00AD2342">
      <w:r>
        <w:t>Using tinkercard, we create a manual testing environment that covers</w:t>
      </w:r>
    </w:p>
    <w:p w14:paraId="4320A75A" w14:textId="77777777" w:rsidR="00C67641" w:rsidRDefault="00C67641" w:rsidP="00C67641">
      <w:pPr>
        <w:pStyle w:val="ListParagraph"/>
        <w:numPr>
          <w:ilvl w:val="0"/>
          <w:numId w:val="19"/>
        </w:numPr>
        <w:jc w:val="left"/>
      </w:pPr>
      <w:r>
        <w:t>T</w:t>
      </w:r>
      <w:r w:rsidR="00113570">
        <w:t>he code</w:t>
      </w:r>
    </w:p>
    <w:p w14:paraId="65BB9185" w14:textId="48332B80" w:rsidR="00AD2342" w:rsidRDefault="00C67641" w:rsidP="00C67641">
      <w:pPr>
        <w:pStyle w:val="ListParagraph"/>
        <w:numPr>
          <w:ilvl w:val="0"/>
          <w:numId w:val="19"/>
        </w:numPr>
        <w:jc w:val="left"/>
      </w:pPr>
      <w:r>
        <w:t>The I2C connection between the end nodes and the manager</w:t>
      </w:r>
    </w:p>
    <w:p w14:paraId="422C0E09" w14:textId="0FBF89F2" w:rsidR="00C67641" w:rsidRDefault="00C67641" w:rsidP="00C67641">
      <w:pPr>
        <w:pStyle w:val="ListParagraph"/>
        <w:numPr>
          <w:ilvl w:val="0"/>
          <w:numId w:val="19"/>
        </w:numPr>
        <w:jc w:val="left"/>
      </w:pPr>
      <w:r>
        <w:t>The connection between the end node and its parts</w:t>
      </w:r>
    </w:p>
    <w:p w14:paraId="338FDEFB" w14:textId="77777777" w:rsidR="00D55E3E" w:rsidRDefault="00D55E3E" w:rsidP="00D55E3E">
      <w:pPr>
        <w:jc w:val="left"/>
      </w:pPr>
    </w:p>
    <w:p w14:paraId="5F17E0B0" w14:textId="0C73EA3D" w:rsidR="00D55E3E" w:rsidRPr="00AD2342" w:rsidRDefault="00D55E3E" w:rsidP="00D55E3E">
      <w:pPr>
        <w:jc w:val="left"/>
      </w:pPr>
      <w:r w:rsidRPr="00D55E3E">
        <w:rPr>
          <w:noProof/>
        </w:rPr>
        <w:lastRenderedPageBreak/>
        <w:drawing>
          <wp:inline distT="0" distB="0" distL="0" distR="0" wp14:anchorId="55EDCC5F" wp14:editId="2991CDEF">
            <wp:extent cx="4676648" cy="2579521"/>
            <wp:effectExtent l="635" t="0" r="0" b="0"/>
            <wp:docPr id="1297912564" name="Picture 129791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2564" name="Picture 1"/>
                    <pic:cNvPicPr/>
                  </pic:nvPicPr>
                  <pic:blipFill>
                    <a:blip r:embed="rId35"/>
                    <a:stretch>
                      <a:fillRect/>
                    </a:stretch>
                  </pic:blipFill>
                  <pic:spPr>
                    <a:xfrm rot="16200000">
                      <a:off x="0" y="0"/>
                      <a:ext cx="4687231" cy="2585358"/>
                    </a:xfrm>
                    <a:prstGeom prst="rect">
                      <a:avLst/>
                    </a:prstGeom>
                  </pic:spPr>
                </pic:pic>
              </a:graphicData>
            </a:graphic>
          </wp:inline>
        </w:drawing>
      </w:r>
    </w:p>
    <w:p w14:paraId="76DF1960" w14:textId="591C2FBC" w:rsidR="004406B0" w:rsidRDefault="00644C7E" w:rsidP="00644C7E">
      <w:pPr>
        <w:pStyle w:val="Caption"/>
        <w:rPr>
          <w:lang w:bidi="ar-IQ"/>
        </w:rPr>
      </w:pPr>
      <w:r>
        <w:rPr>
          <w:lang w:bidi="ar-IQ"/>
        </w:rPr>
        <w:t xml:space="preserve">Figure 23 – Tinkercard testing </w:t>
      </w:r>
      <w:r w:rsidR="00536806">
        <w:rPr>
          <w:lang w:bidi="ar-IQ"/>
        </w:rPr>
        <w:t>environment.</w:t>
      </w:r>
    </w:p>
    <w:p w14:paraId="6AD2B3C2" w14:textId="77777777" w:rsidR="00644C7E" w:rsidRPr="00AB0475" w:rsidRDefault="00644C7E" w:rsidP="002F0E0D">
      <w:pPr>
        <w:rPr>
          <w:rtl/>
          <w:lang w:bidi="ar-IQ"/>
        </w:rPr>
      </w:pPr>
    </w:p>
    <w:p w14:paraId="52280C76" w14:textId="4239DC23" w:rsidR="00F8617A" w:rsidRPr="00F8617A" w:rsidRDefault="00811344" w:rsidP="00F8617A">
      <w:pPr>
        <w:pStyle w:val="Heading1"/>
      </w:pPr>
      <w:r>
        <w:t>Conclusion</w:t>
      </w:r>
    </w:p>
    <w:p w14:paraId="6826D492" w14:textId="31564425" w:rsidR="00536806" w:rsidRDefault="0029507D" w:rsidP="00536806">
      <w:pPr>
        <w:pStyle w:val="Heading1"/>
      </w:pPr>
      <w:r>
        <w:t>Reference</w:t>
      </w:r>
    </w:p>
    <w:p w14:paraId="7685D491" w14:textId="59AB5044" w:rsidR="0063064C" w:rsidRPr="0063064C" w:rsidRDefault="00477762" w:rsidP="0063064C">
      <w:r>
        <w:t>Add Henckler lectures</w:t>
      </w:r>
    </w:p>
    <w:p w14:paraId="7525417A" w14:textId="04C33073" w:rsidR="0029507D" w:rsidRDefault="0029507D" w:rsidP="0029507D">
      <w:pPr>
        <w:pStyle w:val="Heading1"/>
      </w:pPr>
      <w:r>
        <w:t>Apendix</w:t>
      </w:r>
    </w:p>
    <w:p w14:paraId="03BF5B77" w14:textId="093A0945" w:rsidR="001F62DA" w:rsidRDefault="00AE65AF" w:rsidP="001F62DA">
      <w:r>
        <w:t xml:space="preserve">You can find the implementation of this approach to a smart city on </w:t>
      </w:r>
      <w:hyperlink r:id="rId36" w:history="1">
        <w:r w:rsidR="00BC620A">
          <w:rPr>
            <w:rStyle w:val="Hyperlink"/>
          </w:rPr>
          <w:t>GitHub</w:t>
        </w:r>
      </w:hyperlink>
      <w:r w:rsidR="00817815">
        <w:t xml:space="preserve">. </w:t>
      </w:r>
      <w:r w:rsidR="009452E1">
        <w:t xml:space="preserve">The </w:t>
      </w:r>
      <w:r w:rsidR="00BC620A">
        <w:t>GitHub</w:t>
      </w:r>
      <w:r w:rsidR="009452E1">
        <w:t xml:space="preserve"> repository consist of 4 main parts.</w:t>
      </w:r>
    </w:p>
    <w:p w14:paraId="5B92B7AD" w14:textId="55E07A44" w:rsidR="009452E1" w:rsidRDefault="006D483B" w:rsidP="00BC620A">
      <w:pPr>
        <w:pStyle w:val="ListParagraph"/>
        <w:numPr>
          <w:ilvl w:val="0"/>
          <w:numId w:val="3"/>
        </w:numPr>
        <w:jc w:val="left"/>
      </w:pPr>
      <w:r>
        <w:t>Docs</w:t>
      </w:r>
      <w:r w:rsidR="00BC620A">
        <w:t>:</w:t>
      </w:r>
      <w:r>
        <w:t xml:space="preserve"> Problem description</w:t>
      </w:r>
    </w:p>
    <w:p w14:paraId="01B15574" w14:textId="1B172CDD" w:rsidR="006D483B" w:rsidRDefault="00BC620A" w:rsidP="00BC620A">
      <w:pPr>
        <w:pStyle w:val="ListParagraph"/>
        <w:numPr>
          <w:ilvl w:val="0"/>
          <w:numId w:val="3"/>
        </w:numPr>
        <w:jc w:val="left"/>
      </w:pPr>
      <w:r>
        <w:t>Implementation:</w:t>
      </w:r>
      <w:r w:rsidR="006D483B">
        <w:t xml:space="preserve"> Code used for the simulation using Arduino.</w:t>
      </w:r>
    </w:p>
    <w:p w14:paraId="131D4447" w14:textId="0B930F11" w:rsidR="006D483B" w:rsidRDefault="00945133" w:rsidP="00BC620A">
      <w:pPr>
        <w:pStyle w:val="ListParagraph"/>
        <w:numPr>
          <w:ilvl w:val="0"/>
          <w:numId w:val="3"/>
        </w:numPr>
        <w:jc w:val="left"/>
      </w:pPr>
      <w:r>
        <w:t>Requirements</w:t>
      </w:r>
      <w:r w:rsidR="00BC620A">
        <w:t>:</w:t>
      </w:r>
      <w:r>
        <w:t xml:space="preserve"> Documentation of diagrams explaining the design of this approach.</w:t>
      </w:r>
    </w:p>
    <w:p w14:paraId="099C7FE6" w14:textId="72670D3D" w:rsidR="00BC620A" w:rsidRDefault="00BC620A" w:rsidP="00BC620A">
      <w:pPr>
        <w:pStyle w:val="ListParagraph"/>
        <w:numPr>
          <w:ilvl w:val="0"/>
          <w:numId w:val="3"/>
        </w:numPr>
        <w:jc w:val="left"/>
      </w:pPr>
      <w:r>
        <w:t>Tests: Unit Test done to corroborate the integrity of the implementation.</w:t>
      </w:r>
    </w:p>
    <w:p w14:paraId="653056F8" w14:textId="77777777" w:rsidR="004F7FCA" w:rsidRDefault="004F7FCA" w:rsidP="004F7FCA">
      <w:pPr>
        <w:jc w:val="left"/>
      </w:pPr>
    </w:p>
    <w:p w14:paraId="34400F54" w14:textId="7BA92969" w:rsidR="008D61F3" w:rsidRPr="00DF3E51" w:rsidRDefault="004F7FCA" w:rsidP="000A6505">
      <w:pPr>
        <w:jc w:val="left"/>
        <w:rPr>
          <w:u w:val="single"/>
        </w:rPr>
      </w:pPr>
      <w:r w:rsidRPr="00DF3E51">
        <w:rPr>
          <w:u w:val="single"/>
        </w:rPr>
        <w:t>Workload</w:t>
      </w:r>
      <w:r w:rsidR="000A6505" w:rsidRPr="00DF3E51">
        <w:rPr>
          <w:u w:val="single"/>
        </w:rPr>
        <w:t xml:space="preserve"> distribution</w:t>
      </w:r>
      <w:r w:rsidR="008D61F3" w:rsidRPr="00DF3E51">
        <w:rPr>
          <w:u w:val="single"/>
        </w:rPr>
        <w:t>.</w:t>
      </w:r>
    </w:p>
    <w:p w14:paraId="5356C0A1" w14:textId="3F82A0C0" w:rsidR="00E62CFC" w:rsidRDefault="00E62CFC" w:rsidP="000A6505">
      <w:pPr>
        <w:jc w:val="left"/>
      </w:pPr>
      <w:r>
        <w:t>Prototype Implementation</w:t>
      </w:r>
      <w:r w:rsidR="004D6AE1">
        <w:t xml:space="preserve"> (50%)</w:t>
      </w:r>
      <w:r>
        <w:t>:</w:t>
      </w:r>
    </w:p>
    <w:p w14:paraId="5AA61888" w14:textId="795DAE32" w:rsidR="004F7FCA" w:rsidRDefault="004F7FCA" w:rsidP="00E62CFC">
      <w:pPr>
        <w:pStyle w:val="ListParagraph"/>
        <w:numPr>
          <w:ilvl w:val="0"/>
          <w:numId w:val="7"/>
        </w:numPr>
        <w:jc w:val="left"/>
      </w:pPr>
      <w:r>
        <w:t>Leander Hackmann</w:t>
      </w:r>
      <w:r w:rsidR="004D6AE1">
        <w:t xml:space="preserve"> (25%)</w:t>
      </w:r>
    </w:p>
    <w:p w14:paraId="7C5FF978" w14:textId="33E195BC" w:rsidR="004F7FCA" w:rsidRPr="001F62DA" w:rsidRDefault="00E62CFC" w:rsidP="00E62CFC">
      <w:pPr>
        <w:pStyle w:val="ListParagraph"/>
        <w:numPr>
          <w:ilvl w:val="0"/>
          <w:numId w:val="7"/>
        </w:numPr>
        <w:jc w:val="left"/>
      </w:pPr>
      <w:r>
        <w:t>Mohammed Al Salihi</w:t>
      </w:r>
      <w:r w:rsidR="004D6AE1">
        <w:t xml:space="preserve"> (25%)</w:t>
      </w:r>
    </w:p>
    <w:p w14:paraId="2E6BB5AC" w14:textId="30C21B16" w:rsidR="0029507D" w:rsidRDefault="00972586" w:rsidP="00E62CFC">
      <w:pPr>
        <w:jc w:val="both"/>
      </w:pPr>
      <w:r>
        <w:t>Analysis and Design</w:t>
      </w:r>
      <w:r w:rsidR="004D6AE1">
        <w:t xml:space="preserve"> (50%)</w:t>
      </w:r>
      <w:r w:rsidR="00E62CFC">
        <w:t>:</w:t>
      </w:r>
    </w:p>
    <w:p w14:paraId="4E7899EC" w14:textId="030CDE43" w:rsidR="00E62CFC" w:rsidRDefault="00E62CFC" w:rsidP="00E62CFC">
      <w:pPr>
        <w:pStyle w:val="ListParagraph"/>
        <w:numPr>
          <w:ilvl w:val="0"/>
          <w:numId w:val="8"/>
        </w:numPr>
        <w:jc w:val="both"/>
      </w:pPr>
      <w:r>
        <w:t>Luis Fernando Rodriguez Gutierrez</w:t>
      </w:r>
      <w:r w:rsidR="004D6AE1">
        <w:t xml:space="preserve"> (25%)</w:t>
      </w:r>
    </w:p>
    <w:p w14:paraId="7EF798BC" w14:textId="509B61F9" w:rsidR="00E62CFC" w:rsidRPr="0029507D" w:rsidRDefault="008D61F3" w:rsidP="00E62CFC">
      <w:pPr>
        <w:pStyle w:val="ListParagraph"/>
        <w:numPr>
          <w:ilvl w:val="0"/>
          <w:numId w:val="8"/>
        </w:numPr>
        <w:jc w:val="both"/>
      </w:pPr>
      <w:r>
        <w:t>Hazhir Amiri</w:t>
      </w:r>
      <w:r w:rsidR="004D6AE1">
        <w:t xml:space="preserve"> (25%)</w:t>
      </w:r>
    </w:p>
    <w:p w14:paraId="70C3F797" w14:textId="33D1C050" w:rsidR="00536806" w:rsidRDefault="00536806" w:rsidP="00536806">
      <w:pPr>
        <w:pStyle w:val="Heading1"/>
      </w:pPr>
      <w:r>
        <w:t>Affidavit</w:t>
      </w:r>
    </w:p>
    <w:p w14:paraId="6CE4B389" w14:textId="74CB8E8B" w:rsidR="00536806" w:rsidRPr="00536806" w:rsidRDefault="001B2F91" w:rsidP="003E3EAA">
      <w:pPr>
        <w:jc w:val="both"/>
      </w:pPr>
      <w:r>
        <w:t>We Luis Fernando Rodriguez Gutierrez, Hazhir Amiri</w:t>
      </w:r>
      <w:r>
        <w:t xml:space="preserve">, </w:t>
      </w:r>
      <w:r>
        <w:t>Mohammed Al Salihi</w:t>
      </w:r>
      <w:r>
        <w:t xml:space="preserve">, </w:t>
      </w:r>
      <w:r>
        <w:t>Leander Hackmann</w:t>
      </w:r>
      <w:r>
        <w:t xml:space="preserve"> </w:t>
      </w:r>
      <w:r>
        <w:t>herewith declare that we have composed the present paper and work our self's</w:t>
      </w:r>
      <w:r w:rsidR="001B02DF">
        <w:t xml:space="preserve"> </w:t>
      </w:r>
      <w:r>
        <w:t>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p>
    <w:p w14:paraId="7573C338" w14:textId="77777777" w:rsidR="00811344" w:rsidRPr="00811344" w:rsidRDefault="00811344" w:rsidP="00811344"/>
    <w:p w14:paraId="114063E6" w14:textId="77777777" w:rsidR="00811344" w:rsidRDefault="00811344" w:rsidP="00811344">
      <w:pPr>
        <w:jc w:val="left"/>
      </w:pPr>
    </w:p>
    <w:p w14:paraId="5D2B13D7" w14:textId="77777777" w:rsidR="00811344" w:rsidRDefault="00811344" w:rsidP="00811344">
      <w:pPr>
        <w:jc w:val="left"/>
      </w:pPr>
    </w:p>
    <w:p w14:paraId="4CCC83A1" w14:textId="77777777" w:rsidR="00811344" w:rsidRDefault="00811344" w:rsidP="00811344">
      <w:pPr>
        <w:jc w:val="left"/>
      </w:pPr>
    </w:p>
    <w:p w14:paraId="06C81172" w14:textId="7C60CD42" w:rsidR="00811344" w:rsidRPr="00026A18" w:rsidRDefault="00811344" w:rsidP="00811344">
      <w:pPr>
        <w:jc w:val="left"/>
        <w:sectPr w:rsidR="00811344" w:rsidRPr="00026A18" w:rsidSect="00AB217E">
          <w:type w:val="continuous"/>
          <w:pgSz w:w="11906" w:h="16838"/>
          <w:pgMar w:top="1440" w:right="1440" w:bottom="1440" w:left="1440" w:header="708" w:footer="708" w:gutter="0"/>
          <w:cols w:num="2" w:space="708"/>
          <w:docGrid w:linePitch="360"/>
        </w:sectPr>
      </w:pPr>
    </w:p>
    <w:p w14:paraId="085FD903" w14:textId="39E232BD" w:rsidR="000E046C" w:rsidRPr="000E046C" w:rsidRDefault="000E046C" w:rsidP="000E046C">
      <w:pPr>
        <w:sectPr w:rsidR="000E046C" w:rsidRPr="000E046C" w:rsidSect="00AB217E">
          <w:type w:val="continuous"/>
          <w:pgSz w:w="11906" w:h="16838"/>
          <w:pgMar w:top="1440" w:right="1440" w:bottom="1440" w:left="1440" w:header="708" w:footer="708" w:gutter="0"/>
          <w:cols w:num="2" w:space="708"/>
          <w:docGrid w:linePitch="360"/>
        </w:sectPr>
      </w:pPr>
    </w:p>
    <w:p w14:paraId="2E85B468" w14:textId="77777777" w:rsidR="003D051E" w:rsidRDefault="003D051E"/>
    <w:sectPr w:rsidR="003D051E" w:rsidSect="00AB217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FF3B" w14:textId="77777777" w:rsidR="00AB217E" w:rsidRDefault="00AB217E" w:rsidP="00586832">
      <w:r>
        <w:separator/>
      </w:r>
    </w:p>
  </w:endnote>
  <w:endnote w:type="continuationSeparator" w:id="0">
    <w:p w14:paraId="70A290D4" w14:textId="77777777" w:rsidR="00AB217E" w:rsidRDefault="00AB217E" w:rsidP="00586832">
      <w:r>
        <w:continuationSeparator/>
      </w:r>
    </w:p>
  </w:endnote>
  <w:endnote w:type="continuationNotice" w:id="1">
    <w:p w14:paraId="00C996DB" w14:textId="77777777" w:rsidR="00AB217E" w:rsidRDefault="00AB21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30D7" w14:textId="6354C6AC" w:rsidR="00586832" w:rsidRDefault="00586832">
    <w:pPr>
      <w:pStyle w:val="Footer"/>
    </w:pPr>
    <w:r>
      <w:rPr>
        <w:noProof/>
        <w:color w:val="4472C4" w:themeColor="accent1"/>
      </w:rPr>
      <mc:AlternateContent>
        <mc:Choice Requires="wps">
          <w:drawing>
            <wp:anchor distT="0" distB="0" distL="114300" distR="114300" simplePos="0" relativeHeight="251658240" behindDoc="0" locked="0" layoutInCell="1" allowOverlap="1" wp14:anchorId="46568E2C" wp14:editId="0199181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a="http://schemas.openxmlformats.org/drawingml/2006/main" xmlns:w16du="http://schemas.microsoft.com/office/word/2023/wordml/word16du">
          <w:pict w14:anchorId="7E7D9C77">
            <v:rect id="Rectangle 77"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53B5B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rPr>
      <w:t xml:space="preserve">pg. </w:t>
    </w:r>
    <w:r>
      <w:rPr>
        <w:rFonts w:asciiTheme="minorHAnsi" w:eastAsiaTheme="minorEastAsia" w:hAnsiTheme="minorHAnsi" w:cstheme="minorBidi"/>
        <w:color w:val="4472C4" w:themeColor="accent1"/>
      </w:rPr>
      <w:fldChar w:fldCharType="begin"/>
    </w:r>
    <w:r>
      <w:rPr>
        <w:color w:val="4472C4" w:themeColor="accent1"/>
      </w:rPr>
      <w:instrText xml:space="preserve"> PAGE    \* MERGEFORMAT </w:instrText>
    </w:r>
    <w:r>
      <w:rPr>
        <w:rFonts w:asciiTheme="minorHAnsi" w:eastAsiaTheme="minorEastAsia" w:hAnsiTheme="minorHAnsi" w:cstheme="minorBidi"/>
        <w:color w:val="4472C4" w:themeColor="accent1"/>
      </w:rPr>
      <w:fldChar w:fldCharType="separate"/>
    </w:r>
    <w:r>
      <w:rPr>
        <w:rFonts w:asciiTheme="majorHAnsi" w:eastAsiaTheme="majorEastAsia" w:hAnsiTheme="majorHAnsi" w:cstheme="majorBidi"/>
        <w:noProof/>
        <w:color w:val="4472C4" w:themeColor="accent1"/>
      </w:rPr>
      <w:t>2</w:t>
    </w:r>
    <w:r>
      <w:rPr>
        <w:rFonts w:asciiTheme="majorHAnsi" w:eastAsiaTheme="majorEastAsia" w:hAnsiTheme="majorHAnsi" w:cstheme="majorBidi"/>
        <w:noProof/>
        <w:color w:val="4472C4"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A612" w14:textId="77777777" w:rsidR="00DF3E51" w:rsidRPr="006F6D3D" w:rsidRDefault="00DF3E51" w:rsidP="007C05AA">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5A58" w14:textId="77777777" w:rsidR="00AB217E" w:rsidRDefault="00AB217E" w:rsidP="00586832">
      <w:r>
        <w:separator/>
      </w:r>
    </w:p>
  </w:footnote>
  <w:footnote w:type="continuationSeparator" w:id="0">
    <w:p w14:paraId="579BBC64" w14:textId="77777777" w:rsidR="00AB217E" w:rsidRDefault="00AB217E" w:rsidP="00586832">
      <w:r>
        <w:continuationSeparator/>
      </w:r>
    </w:p>
  </w:footnote>
  <w:footnote w:type="continuationNotice" w:id="1">
    <w:p w14:paraId="1C2F06FF" w14:textId="77777777" w:rsidR="00AB217E" w:rsidRDefault="00AB21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65D"/>
    <w:multiLevelType w:val="hybridMultilevel"/>
    <w:tmpl w:val="DC2862D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B06C47"/>
    <w:multiLevelType w:val="hybridMultilevel"/>
    <w:tmpl w:val="7204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4484C"/>
    <w:multiLevelType w:val="hybridMultilevel"/>
    <w:tmpl w:val="A1189F1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8A3FE0"/>
    <w:multiLevelType w:val="hybridMultilevel"/>
    <w:tmpl w:val="8454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165A0"/>
    <w:multiLevelType w:val="hybridMultilevel"/>
    <w:tmpl w:val="D3CE0A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571A5"/>
    <w:multiLevelType w:val="hybridMultilevel"/>
    <w:tmpl w:val="86C4A530"/>
    <w:lvl w:ilvl="0" w:tplc="20000015">
      <w:start w:val="1"/>
      <w:numFmt w:val="upp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2B0E78"/>
    <w:multiLevelType w:val="hybridMultilevel"/>
    <w:tmpl w:val="9206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0322D"/>
    <w:multiLevelType w:val="hybridMultilevel"/>
    <w:tmpl w:val="72EAE3E8"/>
    <w:lvl w:ilvl="0" w:tplc="5BD2E798">
      <w:start w:val="1"/>
      <w:numFmt w:val="upperLetter"/>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B7686D"/>
    <w:multiLevelType w:val="hybridMultilevel"/>
    <w:tmpl w:val="B512F14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15:restartNumberingAfterBreak="0">
    <w:nsid w:val="331E3FAA"/>
    <w:multiLevelType w:val="hybridMultilevel"/>
    <w:tmpl w:val="161C792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56278"/>
    <w:multiLevelType w:val="hybridMultilevel"/>
    <w:tmpl w:val="A916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65569"/>
    <w:multiLevelType w:val="hybridMultilevel"/>
    <w:tmpl w:val="DBE45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1468E"/>
    <w:multiLevelType w:val="hybridMultilevel"/>
    <w:tmpl w:val="C186B7F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18A1659"/>
    <w:multiLevelType w:val="hybridMultilevel"/>
    <w:tmpl w:val="EA30B33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8A7E22"/>
    <w:multiLevelType w:val="hybridMultilevel"/>
    <w:tmpl w:val="4CA84BC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CFB0F75"/>
    <w:multiLevelType w:val="multilevel"/>
    <w:tmpl w:val="5F36240A"/>
    <w:lvl w:ilvl="0">
      <w:start w:val="1"/>
      <w:numFmt w:val="upperLetter"/>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504356A4"/>
    <w:multiLevelType w:val="hybridMultilevel"/>
    <w:tmpl w:val="2A4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C75F8"/>
    <w:multiLevelType w:val="hybridMultilevel"/>
    <w:tmpl w:val="F7143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9869E5"/>
    <w:multiLevelType w:val="hybridMultilevel"/>
    <w:tmpl w:val="753A9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C01B30"/>
    <w:multiLevelType w:val="hybridMultilevel"/>
    <w:tmpl w:val="56AEEAD8"/>
    <w:lvl w:ilvl="0" w:tplc="0409000F">
      <w:start w:val="1"/>
      <w:numFmt w:val="decimal"/>
      <w:lvlText w:val="%1."/>
      <w:lvlJc w:val="left"/>
      <w:pPr>
        <w:ind w:left="2853" w:hanging="360"/>
      </w:pPr>
    </w:lvl>
    <w:lvl w:ilvl="1" w:tplc="04090019" w:tentative="1">
      <w:start w:val="1"/>
      <w:numFmt w:val="lowerLetter"/>
      <w:lvlText w:val="%2."/>
      <w:lvlJc w:val="left"/>
      <w:pPr>
        <w:ind w:left="3573" w:hanging="360"/>
      </w:pPr>
    </w:lvl>
    <w:lvl w:ilvl="2" w:tplc="0409001B" w:tentative="1">
      <w:start w:val="1"/>
      <w:numFmt w:val="lowerRoman"/>
      <w:lvlText w:val="%3."/>
      <w:lvlJc w:val="right"/>
      <w:pPr>
        <w:ind w:left="4293" w:hanging="180"/>
      </w:pPr>
    </w:lvl>
    <w:lvl w:ilvl="3" w:tplc="0409000F" w:tentative="1">
      <w:start w:val="1"/>
      <w:numFmt w:val="decimal"/>
      <w:lvlText w:val="%4."/>
      <w:lvlJc w:val="left"/>
      <w:pPr>
        <w:ind w:left="5013" w:hanging="360"/>
      </w:pPr>
    </w:lvl>
    <w:lvl w:ilvl="4" w:tplc="04090019" w:tentative="1">
      <w:start w:val="1"/>
      <w:numFmt w:val="lowerLetter"/>
      <w:lvlText w:val="%5."/>
      <w:lvlJc w:val="left"/>
      <w:pPr>
        <w:ind w:left="5733" w:hanging="360"/>
      </w:pPr>
    </w:lvl>
    <w:lvl w:ilvl="5" w:tplc="0409001B" w:tentative="1">
      <w:start w:val="1"/>
      <w:numFmt w:val="lowerRoman"/>
      <w:lvlText w:val="%6."/>
      <w:lvlJc w:val="right"/>
      <w:pPr>
        <w:ind w:left="6453" w:hanging="180"/>
      </w:pPr>
    </w:lvl>
    <w:lvl w:ilvl="6" w:tplc="0409000F" w:tentative="1">
      <w:start w:val="1"/>
      <w:numFmt w:val="decimal"/>
      <w:lvlText w:val="%7."/>
      <w:lvlJc w:val="left"/>
      <w:pPr>
        <w:ind w:left="7173" w:hanging="360"/>
      </w:pPr>
    </w:lvl>
    <w:lvl w:ilvl="7" w:tplc="04090019" w:tentative="1">
      <w:start w:val="1"/>
      <w:numFmt w:val="lowerLetter"/>
      <w:lvlText w:val="%8."/>
      <w:lvlJc w:val="left"/>
      <w:pPr>
        <w:ind w:left="7893" w:hanging="360"/>
      </w:pPr>
    </w:lvl>
    <w:lvl w:ilvl="8" w:tplc="0409001B" w:tentative="1">
      <w:start w:val="1"/>
      <w:numFmt w:val="lowerRoman"/>
      <w:lvlText w:val="%9."/>
      <w:lvlJc w:val="right"/>
      <w:pPr>
        <w:ind w:left="8613" w:hanging="180"/>
      </w:pPr>
    </w:lvl>
  </w:abstractNum>
  <w:abstractNum w:abstractNumId="21" w15:restartNumberingAfterBreak="0">
    <w:nsid w:val="68346C94"/>
    <w:multiLevelType w:val="hybridMultilevel"/>
    <w:tmpl w:val="6CD23118"/>
    <w:lvl w:ilvl="0" w:tplc="3B7C662C">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2451F11"/>
    <w:multiLevelType w:val="hybridMultilevel"/>
    <w:tmpl w:val="80049EA4"/>
    <w:lvl w:ilvl="0" w:tplc="08A26BE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A1011A"/>
    <w:multiLevelType w:val="hybridMultilevel"/>
    <w:tmpl w:val="7C30A6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90763B2"/>
    <w:multiLevelType w:val="hybridMultilevel"/>
    <w:tmpl w:val="DB3A01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F3E19"/>
    <w:multiLevelType w:val="hybridMultilevel"/>
    <w:tmpl w:val="83D61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7213187">
    <w:abstractNumId w:val="13"/>
  </w:num>
  <w:num w:numId="2" w16cid:durableId="1869682966">
    <w:abstractNumId w:val="5"/>
  </w:num>
  <w:num w:numId="3" w16cid:durableId="483858049">
    <w:abstractNumId w:val="0"/>
  </w:num>
  <w:num w:numId="4" w16cid:durableId="765268853">
    <w:abstractNumId w:val="16"/>
  </w:num>
  <w:num w:numId="5" w16cid:durableId="2141072454">
    <w:abstractNumId w:val="7"/>
  </w:num>
  <w:num w:numId="6" w16cid:durableId="557861418">
    <w:abstractNumId w:val="21"/>
  </w:num>
  <w:num w:numId="7" w16cid:durableId="784617201">
    <w:abstractNumId w:val="9"/>
  </w:num>
  <w:num w:numId="8" w16cid:durableId="955481908">
    <w:abstractNumId w:val="15"/>
  </w:num>
  <w:num w:numId="9" w16cid:durableId="1847593605">
    <w:abstractNumId w:val="23"/>
  </w:num>
  <w:num w:numId="10" w16cid:durableId="261183433">
    <w:abstractNumId w:val="14"/>
  </w:num>
  <w:num w:numId="11" w16cid:durableId="1339849829">
    <w:abstractNumId w:val="1"/>
  </w:num>
  <w:num w:numId="12" w16cid:durableId="1635407195">
    <w:abstractNumId w:val="18"/>
  </w:num>
  <w:num w:numId="13" w16cid:durableId="1863086941">
    <w:abstractNumId w:val="3"/>
  </w:num>
  <w:num w:numId="14" w16cid:durableId="762729111">
    <w:abstractNumId w:val="11"/>
  </w:num>
  <w:num w:numId="15" w16cid:durableId="378895065">
    <w:abstractNumId w:val="8"/>
  </w:num>
  <w:num w:numId="16" w16cid:durableId="773331901">
    <w:abstractNumId w:val="20"/>
  </w:num>
  <w:num w:numId="17" w16cid:durableId="905453798">
    <w:abstractNumId w:val="12"/>
  </w:num>
  <w:num w:numId="18" w16cid:durableId="813106621">
    <w:abstractNumId w:val="19"/>
  </w:num>
  <w:num w:numId="19" w16cid:durableId="539784398">
    <w:abstractNumId w:val="17"/>
  </w:num>
  <w:num w:numId="20" w16cid:durableId="2119638529">
    <w:abstractNumId w:val="10"/>
  </w:num>
  <w:num w:numId="21" w16cid:durableId="1543446770">
    <w:abstractNumId w:val="4"/>
  </w:num>
  <w:num w:numId="22" w16cid:durableId="1521316782">
    <w:abstractNumId w:val="6"/>
  </w:num>
  <w:num w:numId="23" w16cid:durableId="1415280751">
    <w:abstractNumId w:val="25"/>
  </w:num>
  <w:num w:numId="24" w16cid:durableId="1669097101">
    <w:abstractNumId w:val="22"/>
  </w:num>
  <w:num w:numId="25" w16cid:durableId="1237858683">
    <w:abstractNumId w:val="2"/>
  </w:num>
  <w:num w:numId="26" w16cid:durableId="8483288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A3MzUyNzcytDCyMDVQ0lEKTi0uzszPAykwqgUAdGcAziwAAAA="/>
  </w:docVars>
  <w:rsids>
    <w:rsidRoot w:val="00683CB3"/>
    <w:rsid w:val="00000D31"/>
    <w:rsid w:val="00004699"/>
    <w:rsid w:val="00005FE9"/>
    <w:rsid w:val="00006303"/>
    <w:rsid w:val="000210DC"/>
    <w:rsid w:val="00025B75"/>
    <w:rsid w:val="00026A18"/>
    <w:rsid w:val="00030721"/>
    <w:rsid w:val="000339C0"/>
    <w:rsid w:val="00035674"/>
    <w:rsid w:val="00036948"/>
    <w:rsid w:val="00037821"/>
    <w:rsid w:val="000425AF"/>
    <w:rsid w:val="00045DC3"/>
    <w:rsid w:val="00047872"/>
    <w:rsid w:val="000503B3"/>
    <w:rsid w:val="00050735"/>
    <w:rsid w:val="00052CD0"/>
    <w:rsid w:val="000532D8"/>
    <w:rsid w:val="00054A78"/>
    <w:rsid w:val="00055101"/>
    <w:rsid w:val="00060635"/>
    <w:rsid w:val="0008069C"/>
    <w:rsid w:val="00081DAA"/>
    <w:rsid w:val="000821CF"/>
    <w:rsid w:val="00083A65"/>
    <w:rsid w:val="0008478F"/>
    <w:rsid w:val="00085904"/>
    <w:rsid w:val="00086493"/>
    <w:rsid w:val="00092FED"/>
    <w:rsid w:val="0009552D"/>
    <w:rsid w:val="000A6505"/>
    <w:rsid w:val="000A7BE5"/>
    <w:rsid w:val="000B3E4D"/>
    <w:rsid w:val="000B5880"/>
    <w:rsid w:val="000B7DDE"/>
    <w:rsid w:val="000C21D5"/>
    <w:rsid w:val="000C2D6C"/>
    <w:rsid w:val="000C30D1"/>
    <w:rsid w:val="000C61B3"/>
    <w:rsid w:val="000D2D8A"/>
    <w:rsid w:val="000D6A32"/>
    <w:rsid w:val="000E046C"/>
    <w:rsid w:val="000E4225"/>
    <w:rsid w:val="000E4933"/>
    <w:rsid w:val="000E686C"/>
    <w:rsid w:val="000E79B6"/>
    <w:rsid w:val="000F3EEF"/>
    <w:rsid w:val="000F470E"/>
    <w:rsid w:val="0010257F"/>
    <w:rsid w:val="0011060C"/>
    <w:rsid w:val="00113570"/>
    <w:rsid w:val="00114F08"/>
    <w:rsid w:val="0012242C"/>
    <w:rsid w:val="001248AA"/>
    <w:rsid w:val="001303A0"/>
    <w:rsid w:val="00131300"/>
    <w:rsid w:val="00131AB8"/>
    <w:rsid w:val="001331DB"/>
    <w:rsid w:val="00140589"/>
    <w:rsid w:val="00147ADF"/>
    <w:rsid w:val="001562A9"/>
    <w:rsid w:val="00163E39"/>
    <w:rsid w:val="001660C8"/>
    <w:rsid w:val="00167716"/>
    <w:rsid w:val="0017173E"/>
    <w:rsid w:val="00173F6C"/>
    <w:rsid w:val="00177B60"/>
    <w:rsid w:val="001801AB"/>
    <w:rsid w:val="00187908"/>
    <w:rsid w:val="001916F5"/>
    <w:rsid w:val="00195047"/>
    <w:rsid w:val="00195B27"/>
    <w:rsid w:val="00196715"/>
    <w:rsid w:val="001A479B"/>
    <w:rsid w:val="001A7279"/>
    <w:rsid w:val="001B02DF"/>
    <w:rsid w:val="001B1298"/>
    <w:rsid w:val="001B18EA"/>
    <w:rsid w:val="001B2F91"/>
    <w:rsid w:val="001B35F4"/>
    <w:rsid w:val="001B4BCE"/>
    <w:rsid w:val="001B5933"/>
    <w:rsid w:val="001D2CDF"/>
    <w:rsid w:val="001F1417"/>
    <w:rsid w:val="001F24CB"/>
    <w:rsid w:val="001F3C90"/>
    <w:rsid w:val="001F5879"/>
    <w:rsid w:val="001F62DA"/>
    <w:rsid w:val="00201722"/>
    <w:rsid w:val="00221C09"/>
    <w:rsid w:val="00221F85"/>
    <w:rsid w:val="002240D1"/>
    <w:rsid w:val="002258E2"/>
    <w:rsid w:val="002278AA"/>
    <w:rsid w:val="0023267E"/>
    <w:rsid w:val="00232F4D"/>
    <w:rsid w:val="0024149B"/>
    <w:rsid w:val="002536E9"/>
    <w:rsid w:val="00260BD9"/>
    <w:rsid w:val="00270F8C"/>
    <w:rsid w:val="00282F83"/>
    <w:rsid w:val="00283740"/>
    <w:rsid w:val="00287C18"/>
    <w:rsid w:val="0029507D"/>
    <w:rsid w:val="002953CE"/>
    <w:rsid w:val="002A7B18"/>
    <w:rsid w:val="002B13E2"/>
    <w:rsid w:val="002B4429"/>
    <w:rsid w:val="002B592A"/>
    <w:rsid w:val="002B7C80"/>
    <w:rsid w:val="002B7FE0"/>
    <w:rsid w:val="002D0FBE"/>
    <w:rsid w:val="002D16A5"/>
    <w:rsid w:val="002D3992"/>
    <w:rsid w:val="002D4C39"/>
    <w:rsid w:val="002D5B79"/>
    <w:rsid w:val="002E06F7"/>
    <w:rsid w:val="002E2E06"/>
    <w:rsid w:val="002F0E0D"/>
    <w:rsid w:val="002F3BE0"/>
    <w:rsid w:val="002F3CF9"/>
    <w:rsid w:val="002F4F52"/>
    <w:rsid w:val="002F5123"/>
    <w:rsid w:val="002F7C2C"/>
    <w:rsid w:val="003055FA"/>
    <w:rsid w:val="003136E0"/>
    <w:rsid w:val="00313986"/>
    <w:rsid w:val="0031517C"/>
    <w:rsid w:val="00316B6F"/>
    <w:rsid w:val="00316DB1"/>
    <w:rsid w:val="003172C1"/>
    <w:rsid w:val="003200A2"/>
    <w:rsid w:val="00323DB2"/>
    <w:rsid w:val="00326743"/>
    <w:rsid w:val="00332A4C"/>
    <w:rsid w:val="00334082"/>
    <w:rsid w:val="00335D0D"/>
    <w:rsid w:val="003459AE"/>
    <w:rsid w:val="00346CD6"/>
    <w:rsid w:val="00350157"/>
    <w:rsid w:val="00353E50"/>
    <w:rsid w:val="00354FFB"/>
    <w:rsid w:val="00360AA6"/>
    <w:rsid w:val="0036186B"/>
    <w:rsid w:val="00362774"/>
    <w:rsid w:val="0036460B"/>
    <w:rsid w:val="003708C7"/>
    <w:rsid w:val="003746A7"/>
    <w:rsid w:val="00380864"/>
    <w:rsid w:val="00383DF6"/>
    <w:rsid w:val="00386FA6"/>
    <w:rsid w:val="003871D0"/>
    <w:rsid w:val="00390FE8"/>
    <w:rsid w:val="003A38E3"/>
    <w:rsid w:val="003A3A40"/>
    <w:rsid w:val="003A5697"/>
    <w:rsid w:val="003A6C72"/>
    <w:rsid w:val="003A7055"/>
    <w:rsid w:val="003A7879"/>
    <w:rsid w:val="003B1119"/>
    <w:rsid w:val="003B27F7"/>
    <w:rsid w:val="003B6A37"/>
    <w:rsid w:val="003C01B6"/>
    <w:rsid w:val="003C4A73"/>
    <w:rsid w:val="003C6C7A"/>
    <w:rsid w:val="003D051E"/>
    <w:rsid w:val="003D292A"/>
    <w:rsid w:val="003D2E7F"/>
    <w:rsid w:val="003D42F0"/>
    <w:rsid w:val="003E3563"/>
    <w:rsid w:val="003E3EAA"/>
    <w:rsid w:val="003E47A5"/>
    <w:rsid w:val="003E5883"/>
    <w:rsid w:val="003E6201"/>
    <w:rsid w:val="003F124B"/>
    <w:rsid w:val="003F3246"/>
    <w:rsid w:val="003F49CB"/>
    <w:rsid w:val="003F75B0"/>
    <w:rsid w:val="004004DF"/>
    <w:rsid w:val="0040089A"/>
    <w:rsid w:val="00416E33"/>
    <w:rsid w:val="00421546"/>
    <w:rsid w:val="00425914"/>
    <w:rsid w:val="004279F5"/>
    <w:rsid w:val="0043661B"/>
    <w:rsid w:val="004406B0"/>
    <w:rsid w:val="004415AB"/>
    <w:rsid w:val="00446501"/>
    <w:rsid w:val="004524CD"/>
    <w:rsid w:val="004550F7"/>
    <w:rsid w:val="00456744"/>
    <w:rsid w:val="004616D0"/>
    <w:rsid w:val="00471844"/>
    <w:rsid w:val="0047241D"/>
    <w:rsid w:val="004750EA"/>
    <w:rsid w:val="00477762"/>
    <w:rsid w:val="004902BC"/>
    <w:rsid w:val="004A6DE9"/>
    <w:rsid w:val="004B0ED1"/>
    <w:rsid w:val="004B1479"/>
    <w:rsid w:val="004B1865"/>
    <w:rsid w:val="004C495C"/>
    <w:rsid w:val="004D1A5C"/>
    <w:rsid w:val="004D25ED"/>
    <w:rsid w:val="004D66AA"/>
    <w:rsid w:val="004D6AE1"/>
    <w:rsid w:val="004E1221"/>
    <w:rsid w:val="004E2A41"/>
    <w:rsid w:val="004E78DB"/>
    <w:rsid w:val="004F3044"/>
    <w:rsid w:val="004F45BF"/>
    <w:rsid w:val="004F7FCA"/>
    <w:rsid w:val="00500D3D"/>
    <w:rsid w:val="00503AA6"/>
    <w:rsid w:val="0050403D"/>
    <w:rsid w:val="00504BA3"/>
    <w:rsid w:val="00504F67"/>
    <w:rsid w:val="005107D2"/>
    <w:rsid w:val="0052262C"/>
    <w:rsid w:val="00524D61"/>
    <w:rsid w:val="00525378"/>
    <w:rsid w:val="005271DD"/>
    <w:rsid w:val="00536806"/>
    <w:rsid w:val="00536AD5"/>
    <w:rsid w:val="0053762A"/>
    <w:rsid w:val="00553293"/>
    <w:rsid w:val="00555DDF"/>
    <w:rsid w:val="00560407"/>
    <w:rsid w:val="00561C43"/>
    <w:rsid w:val="00564565"/>
    <w:rsid w:val="00565E55"/>
    <w:rsid w:val="00565FC3"/>
    <w:rsid w:val="00574EF2"/>
    <w:rsid w:val="00580D81"/>
    <w:rsid w:val="00581E2C"/>
    <w:rsid w:val="00586832"/>
    <w:rsid w:val="005873AD"/>
    <w:rsid w:val="005938DD"/>
    <w:rsid w:val="00596875"/>
    <w:rsid w:val="005A25F1"/>
    <w:rsid w:val="005A2D42"/>
    <w:rsid w:val="005A5882"/>
    <w:rsid w:val="005A723B"/>
    <w:rsid w:val="005A7C2F"/>
    <w:rsid w:val="005B14CF"/>
    <w:rsid w:val="005B4DAE"/>
    <w:rsid w:val="005B5CC9"/>
    <w:rsid w:val="005B631B"/>
    <w:rsid w:val="005D0A8B"/>
    <w:rsid w:val="005D34E7"/>
    <w:rsid w:val="005D3748"/>
    <w:rsid w:val="005E2CCB"/>
    <w:rsid w:val="005F1D6A"/>
    <w:rsid w:val="005F346A"/>
    <w:rsid w:val="005F3B13"/>
    <w:rsid w:val="00606AB7"/>
    <w:rsid w:val="00614847"/>
    <w:rsid w:val="00615A8D"/>
    <w:rsid w:val="00623B08"/>
    <w:rsid w:val="006242B7"/>
    <w:rsid w:val="00624447"/>
    <w:rsid w:val="006271CF"/>
    <w:rsid w:val="0063064C"/>
    <w:rsid w:val="00631E72"/>
    <w:rsid w:val="00644C7E"/>
    <w:rsid w:val="00645754"/>
    <w:rsid w:val="00651FF8"/>
    <w:rsid w:val="00652AA6"/>
    <w:rsid w:val="00661991"/>
    <w:rsid w:val="0066201D"/>
    <w:rsid w:val="00666F51"/>
    <w:rsid w:val="00666F58"/>
    <w:rsid w:val="00667296"/>
    <w:rsid w:val="00667B2E"/>
    <w:rsid w:val="0067018B"/>
    <w:rsid w:val="0067047A"/>
    <w:rsid w:val="00674F01"/>
    <w:rsid w:val="00683B9A"/>
    <w:rsid w:val="00683CB3"/>
    <w:rsid w:val="00685AC5"/>
    <w:rsid w:val="00687131"/>
    <w:rsid w:val="00691A36"/>
    <w:rsid w:val="00692F3E"/>
    <w:rsid w:val="00693868"/>
    <w:rsid w:val="006A02D7"/>
    <w:rsid w:val="006A0EFD"/>
    <w:rsid w:val="006A7873"/>
    <w:rsid w:val="006B2DF3"/>
    <w:rsid w:val="006B2F58"/>
    <w:rsid w:val="006B7A64"/>
    <w:rsid w:val="006C2E84"/>
    <w:rsid w:val="006D483B"/>
    <w:rsid w:val="006D5AA9"/>
    <w:rsid w:val="006E4CE9"/>
    <w:rsid w:val="006E6D6D"/>
    <w:rsid w:val="0071759B"/>
    <w:rsid w:val="007176F0"/>
    <w:rsid w:val="00722BD0"/>
    <w:rsid w:val="00725D9F"/>
    <w:rsid w:val="0073250B"/>
    <w:rsid w:val="00735B28"/>
    <w:rsid w:val="007366DD"/>
    <w:rsid w:val="00740DFD"/>
    <w:rsid w:val="00746AA4"/>
    <w:rsid w:val="007548D4"/>
    <w:rsid w:val="00760870"/>
    <w:rsid w:val="00761171"/>
    <w:rsid w:val="0077202A"/>
    <w:rsid w:val="00772064"/>
    <w:rsid w:val="007812D8"/>
    <w:rsid w:val="00782002"/>
    <w:rsid w:val="00787F5F"/>
    <w:rsid w:val="00791279"/>
    <w:rsid w:val="00794791"/>
    <w:rsid w:val="007967B4"/>
    <w:rsid w:val="007A2559"/>
    <w:rsid w:val="007A2CE1"/>
    <w:rsid w:val="007A4351"/>
    <w:rsid w:val="007A6C7F"/>
    <w:rsid w:val="007A71AF"/>
    <w:rsid w:val="007B40C2"/>
    <w:rsid w:val="007C05AA"/>
    <w:rsid w:val="007C2E2B"/>
    <w:rsid w:val="007D2A4C"/>
    <w:rsid w:val="007D425B"/>
    <w:rsid w:val="007E2286"/>
    <w:rsid w:val="007F6937"/>
    <w:rsid w:val="007F6ED2"/>
    <w:rsid w:val="00800602"/>
    <w:rsid w:val="008024D9"/>
    <w:rsid w:val="008026F8"/>
    <w:rsid w:val="00802BEE"/>
    <w:rsid w:val="00811344"/>
    <w:rsid w:val="0081199A"/>
    <w:rsid w:val="00811D2A"/>
    <w:rsid w:val="00812786"/>
    <w:rsid w:val="00815561"/>
    <w:rsid w:val="00817815"/>
    <w:rsid w:val="00822795"/>
    <w:rsid w:val="00822C73"/>
    <w:rsid w:val="00826F8A"/>
    <w:rsid w:val="008305D7"/>
    <w:rsid w:val="0083267F"/>
    <w:rsid w:val="00840767"/>
    <w:rsid w:val="008429F4"/>
    <w:rsid w:val="00844633"/>
    <w:rsid w:val="00847273"/>
    <w:rsid w:val="00854315"/>
    <w:rsid w:val="00855D39"/>
    <w:rsid w:val="008607FE"/>
    <w:rsid w:val="00863D6E"/>
    <w:rsid w:val="0086492D"/>
    <w:rsid w:val="00870DB7"/>
    <w:rsid w:val="00871F12"/>
    <w:rsid w:val="0087631C"/>
    <w:rsid w:val="008809BD"/>
    <w:rsid w:val="00880C0C"/>
    <w:rsid w:val="00880F6D"/>
    <w:rsid w:val="0088416C"/>
    <w:rsid w:val="00890023"/>
    <w:rsid w:val="00890E59"/>
    <w:rsid w:val="00891E99"/>
    <w:rsid w:val="00895305"/>
    <w:rsid w:val="008A18CD"/>
    <w:rsid w:val="008A61A8"/>
    <w:rsid w:val="008B27CF"/>
    <w:rsid w:val="008B6028"/>
    <w:rsid w:val="008B63F6"/>
    <w:rsid w:val="008C0AD3"/>
    <w:rsid w:val="008C14E8"/>
    <w:rsid w:val="008C3710"/>
    <w:rsid w:val="008C4741"/>
    <w:rsid w:val="008C4779"/>
    <w:rsid w:val="008D61F3"/>
    <w:rsid w:val="008D78A2"/>
    <w:rsid w:val="008E2991"/>
    <w:rsid w:val="008E3641"/>
    <w:rsid w:val="008F2B4C"/>
    <w:rsid w:val="008F477F"/>
    <w:rsid w:val="008F5573"/>
    <w:rsid w:val="008F7AC5"/>
    <w:rsid w:val="00902D41"/>
    <w:rsid w:val="00913413"/>
    <w:rsid w:val="00916F2F"/>
    <w:rsid w:val="00921A78"/>
    <w:rsid w:val="00923E83"/>
    <w:rsid w:val="00931F6F"/>
    <w:rsid w:val="0093348F"/>
    <w:rsid w:val="00934985"/>
    <w:rsid w:val="00945133"/>
    <w:rsid w:val="009452E1"/>
    <w:rsid w:val="00945A74"/>
    <w:rsid w:val="00945BBB"/>
    <w:rsid w:val="00947E1C"/>
    <w:rsid w:val="00972586"/>
    <w:rsid w:val="00976F6A"/>
    <w:rsid w:val="009802DC"/>
    <w:rsid w:val="00985CBA"/>
    <w:rsid w:val="00992382"/>
    <w:rsid w:val="009951AC"/>
    <w:rsid w:val="009A072F"/>
    <w:rsid w:val="009B44CF"/>
    <w:rsid w:val="009B6CC9"/>
    <w:rsid w:val="009C1503"/>
    <w:rsid w:val="009C224A"/>
    <w:rsid w:val="009C28C2"/>
    <w:rsid w:val="009C4685"/>
    <w:rsid w:val="009C777B"/>
    <w:rsid w:val="009D1F70"/>
    <w:rsid w:val="009D49FA"/>
    <w:rsid w:val="009E1481"/>
    <w:rsid w:val="009E16F0"/>
    <w:rsid w:val="009E1A6B"/>
    <w:rsid w:val="009E4985"/>
    <w:rsid w:val="009F3DA5"/>
    <w:rsid w:val="009F5007"/>
    <w:rsid w:val="00A007E6"/>
    <w:rsid w:val="00A0146E"/>
    <w:rsid w:val="00A17633"/>
    <w:rsid w:val="00A17882"/>
    <w:rsid w:val="00A203ED"/>
    <w:rsid w:val="00A22220"/>
    <w:rsid w:val="00A2495B"/>
    <w:rsid w:val="00A317E2"/>
    <w:rsid w:val="00A32BAC"/>
    <w:rsid w:val="00A3778D"/>
    <w:rsid w:val="00A421B6"/>
    <w:rsid w:val="00A43278"/>
    <w:rsid w:val="00A50AE6"/>
    <w:rsid w:val="00A5126C"/>
    <w:rsid w:val="00A64A86"/>
    <w:rsid w:val="00A64B26"/>
    <w:rsid w:val="00A65257"/>
    <w:rsid w:val="00A65F33"/>
    <w:rsid w:val="00A70D1B"/>
    <w:rsid w:val="00A711A0"/>
    <w:rsid w:val="00A73786"/>
    <w:rsid w:val="00A7466C"/>
    <w:rsid w:val="00A810E0"/>
    <w:rsid w:val="00A81DA7"/>
    <w:rsid w:val="00A836BC"/>
    <w:rsid w:val="00A85768"/>
    <w:rsid w:val="00AA0D9A"/>
    <w:rsid w:val="00AA4FDC"/>
    <w:rsid w:val="00AB0475"/>
    <w:rsid w:val="00AB2164"/>
    <w:rsid w:val="00AB217E"/>
    <w:rsid w:val="00AB2A1A"/>
    <w:rsid w:val="00AC5AF9"/>
    <w:rsid w:val="00AD2342"/>
    <w:rsid w:val="00AE182F"/>
    <w:rsid w:val="00AE4646"/>
    <w:rsid w:val="00AE65AF"/>
    <w:rsid w:val="00AE69F5"/>
    <w:rsid w:val="00B00912"/>
    <w:rsid w:val="00B0272F"/>
    <w:rsid w:val="00B06A59"/>
    <w:rsid w:val="00B06D0A"/>
    <w:rsid w:val="00B1412E"/>
    <w:rsid w:val="00B260E0"/>
    <w:rsid w:val="00B334A9"/>
    <w:rsid w:val="00B345B6"/>
    <w:rsid w:val="00B34A73"/>
    <w:rsid w:val="00B41838"/>
    <w:rsid w:val="00B42F24"/>
    <w:rsid w:val="00B433F2"/>
    <w:rsid w:val="00B50BD9"/>
    <w:rsid w:val="00B51DDC"/>
    <w:rsid w:val="00B608CE"/>
    <w:rsid w:val="00B63531"/>
    <w:rsid w:val="00B7073C"/>
    <w:rsid w:val="00B7226F"/>
    <w:rsid w:val="00B80CC6"/>
    <w:rsid w:val="00B854E4"/>
    <w:rsid w:val="00B85C8D"/>
    <w:rsid w:val="00B86DEF"/>
    <w:rsid w:val="00B92D37"/>
    <w:rsid w:val="00B9451D"/>
    <w:rsid w:val="00B967C8"/>
    <w:rsid w:val="00BA12A7"/>
    <w:rsid w:val="00BA2C69"/>
    <w:rsid w:val="00BA5371"/>
    <w:rsid w:val="00BB08EF"/>
    <w:rsid w:val="00BB55A5"/>
    <w:rsid w:val="00BC12B9"/>
    <w:rsid w:val="00BC18F7"/>
    <w:rsid w:val="00BC620A"/>
    <w:rsid w:val="00BD3A14"/>
    <w:rsid w:val="00BE20D3"/>
    <w:rsid w:val="00BE5DA3"/>
    <w:rsid w:val="00C0183E"/>
    <w:rsid w:val="00C021DD"/>
    <w:rsid w:val="00C05E8F"/>
    <w:rsid w:val="00C14D5B"/>
    <w:rsid w:val="00C17474"/>
    <w:rsid w:val="00C24B09"/>
    <w:rsid w:val="00C34E57"/>
    <w:rsid w:val="00C353D6"/>
    <w:rsid w:val="00C444FF"/>
    <w:rsid w:val="00C44A41"/>
    <w:rsid w:val="00C51F4D"/>
    <w:rsid w:val="00C53D96"/>
    <w:rsid w:val="00C57F73"/>
    <w:rsid w:val="00C57F75"/>
    <w:rsid w:val="00C67641"/>
    <w:rsid w:val="00C77860"/>
    <w:rsid w:val="00C81F61"/>
    <w:rsid w:val="00C823C9"/>
    <w:rsid w:val="00C82D69"/>
    <w:rsid w:val="00C83118"/>
    <w:rsid w:val="00C845F5"/>
    <w:rsid w:val="00CB215C"/>
    <w:rsid w:val="00CB762A"/>
    <w:rsid w:val="00CC3569"/>
    <w:rsid w:val="00CC607B"/>
    <w:rsid w:val="00CD04D7"/>
    <w:rsid w:val="00CD4C7B"/>
    <w:rsid w:val="00CD4EC8"/>
    <w:rsid w:val="00CE6722"/>
    <w:rsid w:val="00CF41B1"/>
    <w:rsid w:val="00CF483B"/>
    <w:rsid w:val="00CF48BA"/>
    <w:rsid w:val="00D01DBF"/>
    <w:rsid w:val="00D03E30"/>
    <w:rsid w:val="00D04205"/>
    <w:rsid w:val="00D06116"/>
    <w:rsid w:val="00D062B5"/>
    <w:rsid w:val="00D069F7"/>
    <w:rsid w:val="00D115A9"/>
    <w:rsid w:val="00D16C48"/>
    <w:rsid w:val="00D20ECF"/>
    <w:rsid w:val="00D26462"/>
    <w:rsid w:val="00D36232"/>
    <w:rsid w:val="00D36A15"/>
    <w:rsid w:val="00D37539"/>
    <w:rsid w:val="00D54B03"/>
    <w:rsid w:val="00D55E3E"/>
    <w:rsid w:val="00D7118A"/>
    <w:rsid w:val="00D71CE9"/>
    <w:rsid w:val="00D7588E"/>
    <w:rsid w:val="00D763AB"/>
    <w:rsid w:val="00D81E01"/>
    <w:rsid w:val="00D850B0"/>
    <w:rsid w:val="00D85D97"/>
    <w:rsid w:val="00D87227"/>
    <w:rsid w:val="00D93966"/>
    <w:rsid w:val="00D95129"/>
    <w:rsid w:val="00D95599"/>
    <w:rsid w:val="00DA1E06"/>
    <w:rsid w:val="00DA7305"/>
    <w:rsid w:val="00DB0FD6"/>
    <w:rsid w:val="00DC2029"/>
    <w:rsid w:val="00DC2345"/>
    <w:rsid w:val="00DC308B"/>
    <w:rsid w:val="00DD2700"/>
    <w:rsid w:val="00DE3CEB"/>
    <w:rsid w:val="00DE5DDD"/>
    <w:rsid w:val="00DF01CE"/>
    <w:rsid w:val="00DF0E01"/>
    <w:rsid w:val="00DF3E51"/>
    <w:rsid w:val="00DF55FC"/>
    <w:rsid w:val="00DF5846"/>
    <w:rsid w:val="00DF61FC"/>
    <w:rsid w:val="00DF68BE"/>
    <w:rsid w:val="00DF69CB"/>
    <w:rsid w:val="00E13B14"/>
    <w:rsid w:val="00E14575"/>
    <w:rsid w:val="00E149C4"/>
    <w:rsid w:val="00E2321E"/>
    <w:rsid w:val="00E23738"/>
    <w:rsid w:val="00E25DC9"/>
    <w:rsid w:val="00E323E7"/>
    <w:rsid w:val="00E37CB1"/>
    <w:rsid w:val="00E44805"/>
    <w:rsid w:val="00E45B21"/>
    <w:rsid w:val="00E55BE6"/>
    <w:rsid w:val="00E616DA"/>
    <w:rsid w:val="00E62CFC"/>
    <w:rsid w:val="00E62E19"/>
    <w:rsid w:val="00E670EA"/>
    <w:rsid w:val="00E71D19"/>
    <w:rsid w:val="00E776FA"/>
    <w:rsid w:val="00E836B2"/>
    <w:rsid w:val="00E86D2A"/>
    <w:rsid w:val="00E87BBB"/>
    <w:rsid w:val="00E92988"/>
    <w:rsid w:val="00E960ED"/>
    <w:rsid w:val="00E965F2"/>
    <w:rsid w:val="00E978F9"/>
    <w:rsid w:val="00E97B6E"/>
    <w:rsid w:val="00EA2233"/>
    <w:rsid w:val="00EB51E4"/>
    <w:rsid w:val="00EB5B54"/>
    <w:rsid w:val="00EB7627"/>
    <w:rsid w:val="00EE14BD"/>
    <w:rsid w:val="00EE17F9"/>
    <w:rsid w:val="00EF05D5"/>
    <w:rsid w:val="00EF1A1C"/>
    <w:rsid w:val="00EF6450"/>
    <w:rsid w:val="00EF7EB6"/>
    <w:rsid w:val="00F014D9"/>
    <w:rsid w:val="00F04DCA"/>
    <w:rsid w:val="00F0781B"/>
    <w:rsid w:val="00F13056"/>
    <w:rsid w:val="00F13D8A"/>
    <w:rsid w:val="00F239A4"/>
    <w:rsid w:val="00F25399"/>
    <w:rsid w:val="00F35FC8"/>
    <w:rsid w:val="00F46854"/>
    <w:rsid w:val="00F667BD"/>
    <w:rsid w:val="00F75CBF"/>
    <w:rsid w:val="00F76C87"/>
    <w:rsid w:val="00F80C7C"/>
    <w:rsid w:val="00F8243E"/>
    <w:rsid w:val="00F838BE"/>
    <w:rsid w:val="00F8617A"/>
    <w:rsid w:val="00F86232"/>
    <w:rsid w:val="00F864E0"/>
    <w:rsid w:val="00FA3AF9"/>
    <w:rsid w:val="00FA3B8E"/>
    <w:rsid w:val="00FA6BA4"/>
    <w:rsid w:val="00FA792A"/>
    <w:rsid w:val="00FB0FDC"/>
    <w:rsid w:val="00FB245E"/>
    <w:rsid w:val="00FB3BCE"/>
    <w:rsid w:val="00FC41D6"/>
    <w:rsid w:val="00FC420F"/>
    <w:rsid w:val="00FC6438"/>
    <w:rsid w:val="00FD074E"/>
    <w:rsid w:val="00FD0C49"/>
    <w:rsid w:val="00FD11EF"/>
    <w:rsid w:val="00FD6FD2"/>
    <w:rsid w:val="00FE3805"/>
    <w:rsid w:val="00FE5D0F"/>
    <w:rsid w:val="00FE6DAA"/>
    <w:rsid w:val="00FF67C9"/>
    <w:rsid w:val="00FF6AFC"/>
    <w:rsid w:val="32165F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34F78"/>
  <w15:chartTrackingRefBased/>
  <w15:docId w15:val="{FE5A51A8-DB28-449E-8615-54EFC8FB8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CB3"/>
    <w:pPr>
      <w:spacing w:after="0" w:line="240" w:lineRule="auto"/>
      <w:jc w:val="center"/>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683CB3"/>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683CB3"/>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683CB3"/>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683CB3"/>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3CB3"/>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683CB3"/>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683CB3"/>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683CB3"/>
    <w:rPr>
      <w:rFonts w:ascii="Times New Roman" w:eastAsia="SimSun" w:hAnsi="Times New Roman" w:cs="Times New Roman"/>
      <w:i/>
      <w:iCs/>
      <w:noProof/>
      <w:kern w:val="0"/>
      <w:sz w:val="20"/>
      <w:szCs w:val="20"/>
      <w:lang w:val="en-US"/>
      <w14:ligatures w14:val="none"/>
    </w:rPr>
  </w:style>
  <w:style w:type="paragraph" w:customStyle="1" w:styleId="Abstract">
    <w:name w:val="Abstract"/>
    <w:rsid w:val="00683CB3"/>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customStyle="1" w:styleId="Author">
    <w:name w:val="Author"/>
    <w:rsid w:val="00683CB3"/>
    <w:pPr>
      <w:spacing w:before="360" w:after="40" w:line="240" w:lineRule="auto"/>
      <w:jc w:val="center"/>
    </w:pPr>
    <w:rPr>
      <w:rFonts w:ascii="Times New Roman" w:eastAsia="SimSun" w:hAnsi="Times New Roman" w:cs="Times New Roman"/>
      <w:noProof/>
      <w:kern w:val="0"/>
      <w14:ligatures w14:val="none"/>
    </w:rPr>
  </w:style>
  <w:style w:type="paragraph" w:styleId="BodyText">
    <w:name w:val="Body Text"/>
    <w:basedOn w:val="Normal"/>
    <w:link w:val="BodyTextChar"/>
    <w:rsid w:val="00683CB3"/>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683CB3"/>
    <w:rPr>
      <w:rFonts w:ascii="Times New Roman" w:eastAsia="SimSun" w:hAnsi="Times New Roman" w:cs="Times New Roman"/>
      <w:spacing w:val="-1"/>
      <w:kern w:val="0"/>
      <w:sz w:val="20"/>
      <w:szCs w:val="20"/>
      <w:lang w:val="x-none" w:eastAsia="x-none"/>
      <w14:ligatures w14:val="none"/>
    </w:rPr>
  </w:style>
  <w:style w:type="paragraph" w:customStyle="1" w:styleId="papertitle">
    <w:name w:val="paper title"/>
    <w:rsid w:val="00683CB3"/>
    <w:pPr>
      <w:spacing w:after="120" w:line="240" w:lineRule="auto"/>
      <w:jc w:val="center"/>
    </w:pPr>
    <w:rPr>
      <w:rFonts w:ascii="Times New Roman" w:eastAsia="MS Mincho" w:hAnsi="Times New Roman" w:cs="Times New Roman"/>
      <w:noProof/>
      <w:kern w:val="0"/>
      <w:sz w:val="48"/>
      <w:szCs w:val="48"/>
      <w14:ligatures w14:val="none"/>
    </w:rPr>
  </w:style>
  <w:style w:type="paragraph" w:customStyle="1" w:styleId="Keywords">
    <w:name w:val="Keywords"/>
    <w:basedOn w:val="Abstract"/>
    <w:qFormat/>
    <w:rsid w:val="00683CB3"/>
    <w:pPr>
      <w:spacing w:after="120"/>
      <w:ind w:firstLine="274"/>
    </w:pPr>
    <w:rPr>
      <w:i/>
    </w:rPr>
  </w:style>
  <w:style w:type="paragraph" w:styleId="Footer">
    <w:name w:val="footer"/>
    <w:basedOn w:val="Normal"/>
    <w:link w:val="FooterChar"/>
    <w:rsid w:val="00683CB3"/>
    <w:pPr>
      <w:tabs>
        <w:tab w:val="center" w:pos="4680"/>
        <w:tab w:val="right" w:pos="9360"/>
      </w:tabs>
    </w:pPr>
  </w:style>
  <w:style w:type="character" w:customStyle="1" w:styleId="FooterChar">
    <w:name w:val="Footer Char"/>
    <w:basedOn w:val="DefaultParagraphFont"/>
    <w:link w:val="Footer"/>
    <w:rsid w:val="00683CB3"/>
    <w:rPr>
      <w:rFonts w:ascii="Times New Roman" w:eastAsia="SimSun" w:hAnsi="Times New Roman" w:cs="Times New Roman"/>
      <w:kern w:val="0"/>
      <w:sz w:val="20"/>
      <w:szCs w:val="20"/>
      <w:lang w:val="en-US"/>
      <w14:ligatures w14:val="none"/>
    </w:rPr>
  </w:style>
  <w:style w:type="paragraph" w:styleId="Caption">
    <w:name w:val="caption"/>
    <w:basedOn w:val="Normal"/>
    <w:next w:val="Normal"/>
    <w:uiPriority w:val="35"/>
    <w:unhideWhenUsed/>
    <w:qFormat/>
    <w:rsid w:val="000E046C"/>
    <w:pPr>
      <w:spacing w:after="200"/>
    </w:pPr>
    <w:rPr>
      <w:i/>
      <w:iCs/>
      <w:color w:val="44546A" w:themeColor="text2"/>
      <w:sz w:val="18"/>
      <w:szCs w:val="18"/>
    </w:rPr>
  </w:style>
  <w:style w:type="paragraph" w:styleId="ListParagraph">
    <w:name w:val="List Paragraph"/>
    <w:basedOn w:val="Normal"/>
    <w:uiPriority w:val="34"/>
    <w:qFormat/>
    <w:rsid w:val="005D0A8B"/>
    <w:pPr>
      <w:ind w:left="720"/>
      <w:contextualSpacing/>
    </w:pPr>
  </w:style>
  <w:style w:type="paragraph" w:styleId="Header">
    <w:name w:val="header"/>
    <w:basedOn w:val="Normal"/>
    <w:link w:val="HeaderChar"/>
    <w:uiPriority w:val="99"/>
    <w:unhideWhenUsed/>
    <w:rsid w:val="00586832"/>
    <w:pPr>
      <w:tabs>
        <w:tab w:val="center" w:pos="4513"/>
        <w:tab w:val="right" w:pos="9026"/>
      </w:tabs>
    </w:pPr>
  </w:style>
  <w:style w:type="character" w:customStyle="1" w:styleId="HeaderChar">
    <w:name w:val="Header Char"/>
    <w:basedOn w:val="DefaultParagraphFont"/>
    <w:link w:val="Header"/>
    <w:uiPriority w:val="99"/>
    <w:rsid w:val="00586832"/>
    <w:rPr>
      <w:rFonts w:ascii="Times New Roman" w:eastAsia="SimSun" w:hAnsi="Times New Roman" w:cs="Times New Roman"/>
      <w:kern w:val="0"/>
      <w:sz w:val="20"/>
      <w:szCs w:val="20"/>
      <w:lang w:val="en-US"/>
      <w14:ligatures w14:val="none"/>
    </w:rPr>
  </w:style>
  <w:style w:type="character" w:styleId="Hyperlink">
    <w:name w:val="Hyperlink"/>
    <w:basedOn w:val="DefaultParagraphFont"/>
    <w:uiPriority w:val="99"/>
    <w:unhideWhenUsed/>
    <w:rsid w:val="00817815"/>
    <w:rPr>
      <w:color w:val="0563C1" w:themeColor="hyperlink"/>
      <w:u w:val="single"/>
    </w:rPr>
  </w:style>
  <w:style w:type="character" w:styleId="UnresolvedMention">
    <w:name w:val="Unresolved Mention"/>
    <w:basedOn w:val="DefaultParagraphFont"/>
    <w:uiPriority w:val="99"/>
    <w:semiHidden/>
    <w:unhideWhenUsed/>
    <w:rsid w:val="00817815"/>
    <w:rPr>
      <w:color w:val="605E5C"/>
      <w:shd w:val="clear" w:color="auto" w:fill="E1DFDD"/>
    </w:rPr>
  </w:style>
  <w:style w:type="character" w:styleId="PlaceholderText">
    <w:name w:val="Placeholder Text"/>
    <w:basedOn w:val="DefaultParagraphFont"/>
    <w:uiPriority w:val="99"/>
    <w:semiHidden/>
    <w:rsid w:val="00CB76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2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llerter/ESE-Smart-Cit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14</Pages>
  <Words>6433</Words>
  <Characters>32943</Characters>
  <Application>Microsoft Office Word</Application>
  <DocSecurity>0</DocSecurity>
  <Lines>1098</Lines>
  <Paragraphs>298</Paragraphs>
  <ScaleCrop>false</ScaleCrop>
  <Company/>
  <LinksUpToDate>false</LinksUpToDate>
  <CharactersWithSpaces>39078</CharactersWithSpaces>
  <SharedDoc>false</SharedDoc>
  <HLinks>
    <vt:vector size="6" baseType="variant">
      <vt:variant>
        <vt:i4>3473462</vt:i4>
      </vt:variant>
      <vt:variant>
        <vt:i4>39</vt:i4>
      </vt:variant>
      <vt:variant>
        <vt:i4>0</vt:i4>
      </vt:variant>
      <vt:variant>
        <vt:i4>5</vt:i4>
      </vt:variant>
      <vt:variant>
        <vt:lpwstr>https://github.com/allerter/ESE-Smart-City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Rodriguez Gutierrez</dc:creator>
  <cp:keywords/>
  <dc:description/>
  <cp:lastModifiedBy>Luis Fernando Rodriguez Gutierrez</cp:lastModifiedBy>
  <cp:revision>309</cp:revision>
  <dcterms:created xsi:type="dcterms:W3CDTF">2024-01-24T20:44:00Z</dcterms:created>
  <dcterms:modified xsi:type="dcterms:W3CDTF">2024-01-29T19:59:00Z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495d34468eb9e4f47d4258a7d1d4013d7c8d5b0fc3a765afbf6bb6df09c8b375</vt:lpwstr>
  </property>
</Properties>
</file>